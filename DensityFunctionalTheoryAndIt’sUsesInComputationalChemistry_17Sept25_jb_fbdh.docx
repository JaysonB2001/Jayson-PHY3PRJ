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8E84E8" w14:textId="325A68AC" w:rsidR="00CE51BB" w:rsidRDefault="00080BF6" w:rsidP="00A0416B">
      <w:pPr>
        <w:pStyle w:val="JBTitle"/>
      </w:pPr>
      <w:r>
        <w:t xml:space="preserve">Density Functional Theory and </w:t>
      </w:r>
      <w:r w:rsidRPr="009C0241">
        <w:rPr>
          <w:highlight w:val="yellow"/>
        </w:rPr>
        <w:t>it’s</w:t>
      </w:r>
      <w:r>
        <w:t xml:space="preserve"> </w:t>
      </w:r>
      <w:r w:rsidR="00A56CAA">
        <w:t>U</w:t>
      </w:r>
      <w:r>
        <w:t>ses in Computational Chemistry.</w:t>
      </w:r>
    </w:p>
    <w:p w14:paraId="70B09127" w14:textId="167D19B0" w:rsidR="00080BF6" w:rsidRDefault="00080BF6" w:rsidP="00080BF6">
      <w:pPr>
        <w:pStyle w:val="JBSubtitle"/>
      </w:pPr>
      <w:r>
        <w:t>Jayson Baker, David Hoxley, and David Wilson.</w:t>
      </w:r>
    </w:p>
    <w:p w14:paraId="137FAB82" w14:textId="77777777" w:rsidR="00A56CAA" w:rsidRDefault="00A56CAA" w:rsidP="00A56CAA">
      <w:pPr>
        <w:pStyle w:val="JBText"/>
      </w:pPr>
    </w:p>
    <w:p w14:paraId="645F0A95" w14:textId="7C91FAC8" w:rsidR="00A56CAA" w:rsidRPr="00A56CAA" w:rsidRDefault="00C56FA0" w:rsidP="00A56CAA">
      <w:pPr>
        <w:pStyle w:val="JBText"/>
        <w:jc w:val="center"/>
      </w:pPr>
      <w:r>
        <w:t>An</w:t>
      </w:r>
      <w:r w:rsidR="00A56CAA">
        <w:t xml:space="preserve"> Introductory Text to the PHY3PRJ Project undertaken in 2025 by Jayson Baker as Supervised by David Hoxley, and with help from David Wilson.</w:t>
      </w:r>
    </w:p>
    <w:p w14:paraId="2047809B" w14:textId="77777777" w:rsidR="00DE10ED" w:rsidRDefault="00DE10ED"/>
    <w:p w14:paraId="1003A513" w14:textId="77777777" w:rsidR="00DE10ED" w:rsidRDefault="00DE10ED">
      <w:pPr>
        <w:sectPr w:rsidR="00DE10ED" w:rsidSect="00A56CAA">
          <w:headerReference w:type="default" r:id="rId7"/>
          <w:footerReference w:type="default" r:id="rId8"/>
          <w:pgSz w:w="11906" w:h="16838"/>
          <w:pgMar w:top="1440" w:right="1440" w:bottom="1440" w:left="1440" w:header="709" w:footer="709" w:gutter="0"/>
          <w:pgNumType w:fmt="upperRoman" w:start="1"/>
          <w:cols w:space="708"/>
          <w:vAlign w:val="center"/>
          <w:titlePg/>
          <w:docGrid w:linePitch="360"/>
        </w:sectPr>
      </w:pPr>
    </w:p>
    <w:sdt>
      <w:sdtPr>
        <w:rPr>
          <w:rFonts w:asciiTheme="minorHAnsi" w:eastAsiaTheme="minorEastAsia" w:hAnsiTheme="minorHAnsi" w:cstheme="minorBidi"/>
          <w:color w:val="auto"/>
          <w:kern w:val="2"/>
          <w:sz w:val="22"/>
          <w:szCs w:val="22"/>
          <w:lang w:val="en-AU" w:eastAsia="ja-JP"/>
          <w14:ligatures w14:val="standardContextual"/>
        </w:rPr>
        <w:id w:val="1986576369"/>
        <w:docPartObj>
          <w:docPartGallery w:val="Table of Contents"/>
          <w:docPartUnique/>
        </w:docPartObj>
      </w:sdtPr>
      <w:sdtEndPr>
        <w:rPr>
          <w:b/>
          <w:bCs/>
          <w:noProof/>
        </w:rPr>
      </w:sdtEndPr>
      <w:sdtContent>
        <w:p w14:paraId="5BA91744" w14:textId="0ECF2111" w:rsidR="00B775E2" w:rsidRPr="00B775E2" w:rsidRDefault="00B775E2" w:rsidP="00B775E2">
          <w:pPr>
            <w:pStyle w:val="TOCHeading"/>
            <w:jc w:val="center"/>
            <w:rPr>
              <w:rStyle w:val="JBHeadingChar"/>
            </w:rPr>
          </w:pPr>
          <w:r w:rsidRPr="00B775E2">
            <w:rPr>
              <w:rStyle w:val="JBHeadingChar"/>
            </w:rPr>
            <w:t>Table of Contents</w:t>
          </w:r>
        </w:p>
        <w:p w14:paraId="70A874DA" w14:textId="555F31CB" w:rsidR="00B775E2" w:rsidRDefault="00B775E2">
          <w:pPr>
            <w:pStyle w:val="TOC1"/>
            <w:tabs>
              <w:tab w:val="right" w:leader="dot" w:pos="9016"/>
            </w:tabs>
            <w:rPr>
              <w:rFonts w:cstheme="minorBidi"/>
              <w:noProof/>
              <w:kern w:val="2"/>
              <w:sz w:val="24"/>
              <w:szCs w:val="24"/>
              <w:lang w:val="en-AU" w:eastAsia="ja-JP"/>
              <w14:ligatures w14:val="standardContextual"/>
            </w:rPr>
          </w:pPr>
          <w:r w:rsidRPr="00B775E2">
            <w:rPr>
              <w:rFonts w:ascii="Times New Roman" w:hAnsi="Times New Roman"/>
            </w:rPr>
            <w:fldChar w:fldCharType="begin"/>
          </w:r>
          <w:r w:rsidRPr="00B775E2">
            <w:rPr>
              <w:rFonts w:ascii="Times New Roman" w:hAnsi="Times New Roman"/>
            </w:rPr>
            <w:instrText xml:space="preserve"> TOC \o "1-3" \h \z \u </w:instrText>
          </w:r>
          <w:r w:rsidRPr="00B775E2">
            <w:rPr>
              <w:rFonts w:ascii="Times New Roman" w:hAnsi="Times New Roman"/>
            </w:rPr>
            <w:fldChar w:fldCharType="separate"/>
          </w:r>
          <w:hyperlink w:anchor="_Toc209035636" w:history="1">
            <w:r w:rsidRPr="00B04545">
              <w:rPr>
                <w:rStyle w:val="Hyperlink"/>
                <w:noProof/>
              </w:rPr>
              <w:t>Investigating Molecular Orbitals, Natural Bond Orbitals and Electron Density Using WebMO.</w:t>
            </w:r>
            <w:r>
              <w:rPr>
                <w:noProof/>
                <w:webHidden/>
              </w:rPr>
              <w:tab/>
            </w:r>
            <w:r>
              <w:rPr>
                <w:noProof/>
                <w:webHidden/>
              </w:rPr>
              <w:fldChar w:fldCharType="begin"/>
            </w:r>
            <w:r>
              <w:rPr>
                <w:noProof/>
                <w:webHidden/>
              </w:rPr>
              <w:instrText xml:space="preserve"> PAGEREF _Toc209035636 \h </w:instrText>
            </w:r>
            <w:r>
              <w:rPr>
                <w:noProof/>
                <w:webHidden/>
              </w:rPr>
            </w:r>
            <w:r>
              <w:rPr>
                <w:noProof/>
                <w:webHidden/>
              </w:rPr>
              <w:fldChar w:fldCharType="separate"/>
            </w:r>
            <w:r>
              <w:rPr>
                <w:noProof/>
                <w:webHidden/>
              </w:rPr>
              <w:t>2</w:t>
            </w:r>
            <w:r>
              <w:rPr>
                <w:noProof/>
                <w:webHidden/>
              </w:rPr>
              <w:fldChar w:fldCharType="end"/>
            </w:r>
          </w:hyperlink>
        </w:p>
        <w:p w14:paraId="00EE6984" w14:textId="0997B28E" w:rsidR="00B775E2" w:rsidRDefault="00B775E2" w:rsidP="00B775E2">
          <w:pPr>
            <w:jc w:val="both"/>
          </w:pPr>
          <w:r w:rsidRPr="00B775E2">
            <w:rPr>
              <w:rFonts w:ascii="Times New Roman" w:hAnsi="Times New Roman" w:cs="Times New Roman"/>
              <w:b/>
              <w:bCs/>
              <w:noProof/>
            </w:rPr>
            <w:fldChar w:fldCharType="end"/>
          </w:r>
        </w:p>
      </w:sdtContent>
    </w:sdt>
    <w:p w14:paraId="4B172A09" w14:textId="77777777" w:rsidR="00DE10ED" w:rsidRDefault="00DE10ED"/>
    <w:p w14:paraId="05529D20" w14:textId="77777777" w:rsidR="00DE10ED" w:rsidRDefault="00DE10ED">
      <w:pPr>
        <w:sectPr w:rsidR="00DE10ED" w:rsidSect="00DE10ED">
          <w:pgSz w:w="11906" w:h="16838"/>
          <w:pgMar w:top="1440" w:right="1440" w:bottom="1440" w:left="1440" w:header="708" w:footer="708" w:gutter="0"/>
          <w:pgNumType w:fmt="upperRoman" w:start="1" w:chapSep="colon"/>
          <w:cols w:space="708"/>
          <w:docGrid w:linePitch="360"/>
        </w:sectPr>
      </w:pPr>
    </w:p>
    <w:p w14:paraId="5760F22F" w14:textId="77777777" w:rsidR="00A46608" w:rsidRDefault="00A46608" w:rsidP="00A46608">
      <w:pPr>
        <w:pStyle w:val="JBHeading"/>
      </w:pPr>
      <w:r>
        <w:lastRenderedPageBreak/>
        <w:t>Investigating Molecular Orbitals, Natural Bond Orbitals and Electron Density Using WebMO.</w:t>
      </w:r>
    </w:p>
    <w:p w14:paraId="240EF5E5" w14:textId="77777777" w:rsidR="00A46608" w:rsidRPr="00EB3D8A" w:rsidRDefault="00A46608" w:rsidP="00A46608">
      <w:pPr>
        <w:rPr>
          <w:rFonts w:ascii="Times New Roman" w:hAnsi="Times New Roman" w:cs="Times New Roman"/>
          <w:color w:val="767171" w:themeColor="background2" w:themeShade="80"/>
        </w:rPr>
      </w:pPr>
    </w:p>
    <w:p w14:paraId="6CFC0930" w14:textId="39322AA0" w:rsidR="00A46608" w:rsidRDefault="00A46608" w:rsidP="00A46608">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Abstract</w:t>
      </w:r>
    </w:p>
    <w:p w14:paraId="1BF95CB8" w14:textId="1FC462F5" w:rsidR="00A46608" w:rsidRPr="009C0241" w:rsidRDefault="00A46608" w:rsidP="00A46608">
      <w:pPr>
        <w:jc w:val="both"/>
        <w:rPr>
          <w:rFonts w:ascii="Times New Roman" w:hAnsi="Times New Roman" w:cs="Times New Roman"/>
          <w:i/>
          <w:color w:val="222A35" w:themeColor="text2" w:themeShade="80"/>
        </w:rPr>
      </w:pPr>
      <w:r w:rsidRPr="009C0241">
        <w:rPr>
          <w:rFonts w:ascii="Times New Roman" w:hAnsi="Times New Roman" w:cs="Times New Roman"/>
          <w:i/>
          <w:color w:val="222A35" w:themeColor="text2" w:themeShade="80"/>
        </w:rPr>
        <w:t xml:space="preserve">The program WebMO was used </w:t>
      </w:r>
      <w:del w:id="0" w:author="David Hoxley" w:date="2025-09-19T14:36:00Z">
        <w:r w:rsidRPr="009C0241" w:rsidDel="009C0241">
          <w:rPr>
            <w:rFonts w:ascii="Times New Roman" w:hAnsi="Times New Roman" w:cs="Times New Roman"/>
            <w:i/>
            <w:color w:val="222A35" w:themeColor="text2" w:themeShade="80"/>
          </w:rPr>
          <w:delText xml:space="preserve">as a tool </w:delText>
        </w:r>
      </w:del>
      <w:r w:rsidRPr="009C0241">
        <w:rPr>
          <w:rFonts w:ascii="Times New Roman" w:hAnsi="Times New Roman" w:cs="Times New Roman"/>
          <w:i/>
          <w:color w:val="222A35" w:themeColor="text2" w:themeShade="80"/>
        </w:rPr>
        <w:t xml:space="preserve">to </w:t>
      </w:r>
      <w:del w:id="1" w:author="David Hoxley" w:date="2025-09-19T14:37:00Z">
        <w:r w:rsidRPr="009C0241" w:rsidDel="009C0241">
          <w:rPr>
            <w:rFonts w:ascii="Times New Roman" w:hAnsi="Times New Roman" w:cs="Times New Roman"/>
            <w:i/>
            <w:color w:val="222A35" w:themeColor="text2" w:themeShade="80"/>
          </w:rPr>
          <w:delText xml:space="preserve">improve understanding of the chemical properties of Electrons by </w:delText>
        </w:r>
      </w:del>
      <w:r w:rsidRPr="009C0241">
        <w:rPr>
          <w:rFonts w:ascii="Times New Roman" w:hAnsi="Times New Roman" w:cs="Times New Roman"/>
          <w:i/>
          <w:color w:val="222A35" w:themeColor="text2" w:themeShade="80"/>
        </w:rPr>
        <w:t>calculat</w:t>
      </w:r>
      <w:ins w:id="2" w:author="David Hoxley" w:date="2025-09-19T14:37:00Z">
        <w:r w:rsidR="009C0241">
          <w:rPr>
            <w:rFonts w:ascii="Times New Roman" w:hAnsi="Times New Roman" w:cs="Times New Roman"/>
            <w:i/>
            <w:color w:val="222A35" w:themeColor="text2" w:themeShade="80"/>
          </w:rPr>
          <w:t>e</w:t>
        </w:r>
      </w:ins>
      <w:del w:id="3" w:author="David Hoxley" w:date="2025-09-19T14:37:00Z">
        <w:r w:rsidRPr="009C0241" w:rsidDel="009C0241">
          <w:rPr>
            <w:rFonts w:ascii="Times New Roman" w:hAnsi="Times New Roman" w:cs="Times New Roman"/>
            <w:i/>
            <w:color w:val="222A35" w:themeColor="text2" w:themeShade="80"/>
          </w:rPr>
          <w:delText>ing</w:delText>
        </w:r>
      </w:del>
      <w:r w:rsidRPr="009C0241">
        <w:rPr>
          <w:rFonts w:ascii="Times New Roman" w:hAnsi="Times New Roman" w:cs="Times New Roman"/>
          <w:i/>
          <w:color w:val="222A35" w:themeColor="text2" w:themeShade="80"/>
        </w:rPr>
        <w:t xml:space="preserve"> the Molecular Orbitals, Natural Bond Orders and Electron Density of</w:t>
      </w:r>
      <w:del w:id="4" w:author="David Hoxley" w:date="2025-09-19T14:37:00Z">
        <w:r w:rsidRPr="009C0241" w:rsidDel="009C0241">
          <w:rPr>
            <w:rFonts w:ascii="Times New Roman" w:hAnsi="Times New Roman" w:cs="Times New Roman"/>
            <w:i/>
            <w:color w:val="222A35" w:themeColor="text2" w:themeShade="80"/>
          </w:rPr>
          <w:delText>:</w:delText>
        </w:r>
      </w:del>
      <w:r w:rsidRPr="009C0241">
        <w:rPr>
          <w:rFonts w:ascii="Times New Roman" w:hAnsi="Times New Roman" w:cs="Times New Roman"/>
          <w:i/>
          <w:color w:val="222A35" w:themeColor="text2" w:themeShade="80"/>
        </w:rPr>
        <w:t xml:space="preserve"> a lone </w:t>
      </w:r>
      <w:ins w:id="5" w:author="David Hoxley" w:date="2025-09-19T14:37:00Z">
        <w:r w:rsidR="009C0241">
          <w:rPr>
            <w:rFonts w:ascii="Times New Roman" w:hAnsi="Times New Roman" w:cs="Times New Roman"/>
            <w:i/>
            <w:color w:val="222A35" w:themeColor="text2" w:themeShade="80"/>
          </w:rPr>
          <w:t>c</w:t>
        </w:r>
      </w:ins>
      <w:del w:id="6" w:author="David Hoxley" w:date="2025-09-19T14:37:00Z">
        <w:r w:rsidRPr="009C0241" w:rsidDel="009C0241">
          <w:rPr>
            <w:rFonts w:ascii="Times New Roman" w:hAnsi="Times New Roman" w:cs="Times New Roman"/>
            <w:i/>
            <w:color w:val="222A35" w:themeColor="text2" w:themeShade="80"/>
          </w:rPr>
          <w:delText>C</w:delText>
        </w:r>
      </w:del>
      <w:r w:rsidRPr="009C0241">
        <w:rPr>
          <w:rFonts w:ascii="Times New Roman" w:hAnsi="Times New Roman" w:cs="Times New Roman"/>
          <w:i/>
          <w:color w:val="222A35" w:themeColor="text2" w:themeShade="80"/>
        </w:rPr>
        <w:t>arbon</w:t>
      </w:r>
      <w:ins w:id="7" w:author="David Hoxley" w:date="2025-09-19T14:37:00Z">
        <w:r w:rsidR="009C0241">
          <w:rPr>
            <w:rFonts w:ascii="Times New Roman" w:hAnsi="Times New Roman" w:cs="Times New Roman"/>
            <w:i/>
            <w:color w:val="222A35" w:themeColor="text2" w:themeShade="80"/>
          </w:rPr>
          <w:t xml:space="preserve"> atom</w:t>
        </w:r>
      </w:ins>
      <w:r w:rsidRPr="009C0241">
        <w:rPr>
          <w:rFonts w:ascii="Times New Roman" w:hAnsi="Times New Roman" w:cs="Times New Roman"/>
          <w:i/>
          <w:color w:val="222A35" w:themeColor="text2" w:themeShade="80"/>
        </w:rPr>
        <w:t xml:space="preserve">, </w:t>
      </w:r>
      <w:ins w:id="8" w:author="David Hoxley" w:date="2025-09-19T14:37:00Z">
        <w:r w:rsidR="009C0241">
          <w:rPr>
            <w:rFonts w:ascii="Times New Roman" w:hAnsi="Times New Roman" w:cs="Times New Roman"/>
            <w:i/>
            <w:color w:val="222A35" w:themeColor="text2" w:themeShade="80"/>
          </w:rPr>
          <w:t>c</w:t>
        </w:r>
      </w:ins>
      <w:del w:id="9" w:author="David Hoxley" w:date="2025-09-19T14:37:00Z">
        <w:r w:rsidRPr="009C0241" w:rsidDel="009C0241">
          <w:rPr>
            <w:rFonts w:ascii="Times New Roman" w:hAnsi="Times New Roman" w:cs="Times New Roman"/>
            <w:i/>
            <w:color w:val="222A35" w:themeColor="text2" w:themeShade="80"/>
          </w:rPr>
          <w:delText>C</w:delText>
        </w:r>
      </w:del>
      <w:r w:rsidRPr="009C0241">
        <w:rPr>
          <w:rFonts w:ascii="Times New Roman" w:hAnsi="Times New Roman" w:cs="Times New Roman"/>
          <w:i/>
          <w:color w:val="222A35" w:themeColor="text2" w:themeShade="80"/>
        </w:rPr>
        <w:t xml:space="preserve">arbon </w:t>
      </w:r>
      <w:ins w:id="10" w:author="David Hoxley" w:date="2025-09-19T14:37:00Z">
        <w:r w:rsidR="009C0241">
          <w:rPr>
            <w:rFonts w:ascii="Times New Roman" w:hAnsi="Times New Roman" w:cs="Times New Roman"/>
            <w:i/>
            <w:color w:val="222A35" w:themeColor="text2" w:themeShade="80"/>
          </w:rPr>
          <w:t>m</w:t>
        </w:r>
      </w:ins>
      <w:del w:id="11" w:author="David Hoxley" w:date="2025-09-19T14:37:00Z">
        <w:r w:rsidRPr="009C0241" w:rsidDel="009C0241">
          <w:rPr>
            <w:rFonts w:ascii="Times New Roman" w:hAnsi="Times New Roman" w:cs="Times New Roman"/>
            <w:i/>
            <w:color w:val="222A35" w:themeColor="text2" w:themeShade="80"/>
          </w:rPr>
          <w:delText>M</w:delText>
        </w:r>
      </w:del>
      <w:r w:rsidRPr="009C0241">
        <w:rPr>
          <w:rFonts w:ascii="Times New Roman" w:hAnsi="Times New Roman" w:cs="Times New Roman"/>
          <w:i/>
          <w:color w:val="222A35" w:themeColor="text2" w:themeShade="80"/>
        </w:rPr>
        <w:t xml:space="preserve">onoxide (CO), </w:t>
      </w:r>
      <w:ins w:id="12" w:author="David Hoxley" w:date="2025-09-19T14:37:00Z">
        <w:r w:rsidR="009C0241">
          <w:rPr>
            <w:rFonts w:ascii="Times New Roman" w:hAnsi="Times New Roman" w:cs="Times New Roman"/>
            <w:i/>
            <w:color w:val="222A35" w:themeColor="text2" w:themeShade="80"/>
          </w:rPr>
          <w:t>c</w:t>
        </w:r>
      </w:ins>
      <w:del w:id="13" w:author="David Hoxley" w:date="2025-09-19T14:37:00Z">
        <w:r w:rsidRPr="009C0241" w:rsidDel="009C0241">
          <w:rPr>
            <w:rFonts w:ascii="Times New Roman" w:hAnsi="Times New Roman" w:cs="Times New Roman"/>
            <w:i/>
            <w:color w:val="222A35" w:themeColor="text2" w:themeShade="80"/>
          </w:rPr>
          <w:delText>C</w:delText>
        </w:r>
      </w:del>
      <w:r w:rsidRPr="009C0241">
        <w:rPr>
          <w:rFonts w:ascii="Times New Roman" w:hAnsi="Times New Roman" w:cs="Times New Roman"/>
          <w:i/>
          <w:color w:val="222A35" w:themeColor="text2" w:themeShade="80"/>
        </w:rPr>
        <w:t>hloromethane (CH</w:t>
      </w:r>
      <w:r w:rsidRPr="009C0241">
        <w:rPr>
          <w:rFonts w:ascii="Times New Roman" w:hAnsi="Times New Roman" w:cs="Times New Roman"/>
          <w:i/>
          <w:color w:val="222A35" w:themeColor="text2" w:themeShade="80"/>
          <w:vertAlign w:val="subscript"/>
        </w:rPr>
        <w:t>3</w:t>
      </w:r>
      <w:r w:rsidRPr="009C0241">
        <w:rPr>
          <w:rFonts w:ascii="Times New Roman" w:hAnsi="Times New Roman" w:cs="Times New Roman"/>
          <w:i/>
          <w:color w:val="222A35" w:themeColor="text2" w:themeShade="80"/>
        </w:rPr>
        <w:t>Cl), Ethylene (C</w:t>
      </w:r>
      <w:r w:rsidRPr="009C0241">
        <w:rPr>
          <w:rFonts w:ascii="Times New Roman" w:hAnsi="Times New Roman" w:cs="Times New Roman"/>
          <w:i/>
          <w:color w:val="222A35" w:themeColor="text2" w:themeShade="80"/>
          <w:vertAlign w:val="subscript"/>
        </w:rPr>
        <w:t>2</w:t>
      </w:r>
      <w:r w:rsidRPr="009C0241">
        <w:rPr>
          <w:rFonts w:ascii="Times New Roman" w:hAnsi="Times New Roman" w:cs="Times New Roman"/>
          <w:i/>
          <w:color w:val="222A35" w:themeColor="text2" w:themeShade="80"/>
        </w:rPr>
        <w:t>H</w:t>
      </w:r>
      <w:r w:rsidRPr="009C0241">
        <w:rPr>
          <w:rFonts w:ascii="Times New Roman" w:hAnsi="Times New Roman" w:cs="Times New Roman"/>
          <w:i/>
          <w:color w:val="222A35" w:themeColor="text2" w:themeShade="80"/>
          <w:vertAlign w:val="subscript"/>
        </w:rPr>
        <w:t>4</w:t>
      </w:r>
      <w:r w:rsidRPr="009C0241">
        <w:rPr>
          <w:rFonts w:ascii="Times New Roman" w:hAnsi="Times New Roman" w:cs="Times New Roman"/>
          <w:i/>
          <w:color w:val="222A35" w:themeColor="text2" w:themeShade="80"/>
        </w:rPr>
        <w:t>), Benzene (C</w:t>
      </w:r>
      <w:r w:rsidRPr="009C0241">
        <w:rPr>
          <w:rFonts w:ascii="Times New Roman" w:hAnsi="Times New Roman" w:cs="Times New Roman"/>
          <w:i/>
          <w:color w:val="222A35" w:themeColor="text2" w:themeShade="80"/>
          <w:vertAlign w:val="subscript"/>
        </w:rPr>
        <w:t>6</w:t>
      </w:r>
      <w:r w:rsidRPr="009C0241">
        <w:rPr>
          <w:rFonts w:ascii="Times New Roman" w:hAnsi="Times New Roman" w:cs="Times New Roman"/>
          <w:i/>
          <w:color w:val="222A35" w:themeColor="text2" w:themeShade="80"/>
        </w:rPr>
        <w:t>H</w:t>
      </w:r>
      <w:r w:rsidRPr="009C0241">
        <w:rPr>
          <w:rFonts w:ascii="Times New Roman" w:hAnsi="Times New Roman" w:cs="Times New Roman"/>
          <w:i/>
          <w:color w:val="222A35" w:themeColor="text2" w:themeShade="80"/>
          <w:vertAlign w:val="subscript"/>
        </w:rPr>
        <w:t>6</w:t>
      </w:r>
      <w:r w:rsidRPr="009C0241">
        <w:rPr>
          <w:rFonts w:ascii="Times New Roman" w:hAnsi="Times New Roman" w:cs="Times New Roman"/>
          <w:i/>
          <w:color w:val="222A35" w:themeColor="text2" w:themeShade="80"/>
        </w:rPr>
        <w:t xml:space="preserve">), and three tautomers of N-heterocyclic Carbene (NHC). </w:t>
      </w:r>
      <w:del w:id="14" w:author="David Hoxley" w:date="2025-09-19T14:38:00Z">
        <w:r w:rsidRPr="009C0241" w:rsidDel="009C0241">
          <w:rPr>
            <w:rFonts w:ascii="Times New Roman" w:hAnsi="Times New Roman" w:cs="Times New Roman"/>
            <w:i/>
            <w:color w:val="222A35" w:themeColor="text2" w:themeShade="80"/>
          </w:rPr>
          <w:delText>Using the ‘</w:delText>
        </w:r>
        <w:r w:rsidRPr="009C0241" w:rsidDel="009C0241">
          <w:rPr>
            <w:rFonts w:ascii="Times New Roman" w:hAnsi="Times New Roman" w:cs="Times New Roman"/>
            <w:i/>
            <w:iCs/>
            <w:color w:val="222A35" w:themeColor="text2" w:themeShade="80"/>
          </w:rPr>
          <w:delText>Molecular Orbital</w:delText>
        </w:r>
        <w:r w:rsidRPr="009C0241" w:rsidDel="009C0241">
          <w:rPr>
            <w:rFonts w:ascii="Times New Roman" w:hAnsi="Times New Roman" w:cs="Times New Roman"/>
            <w:i/>
            <w:color w:val="222A35" w:themeColor="text2" w:themeShade="80"/>
          </w:rPr>
          <w:delText xml:space="preserve">’ calculation </w:delText>
        </w:r>
      </w:del>
      <w:ins w:id="15" w:author="David Hoxley" w:date="2025-09-19T14:38:00Z">
        <w:r w:rsidR="009C0241">
          <w:rPr>
            <w:rFonts w:ascii="Times New Roman" w:hAnsi="Times New Roman" w:cs="Times New Roman"/>
            <w:i/>
            <w:color w:val="222A35" w:themeColor="text2" w:themeShade="80"/>
          </w:rPr>
          <w:t>T</w:t>
        </w:r>
      </w:ins>
      <w:del w:id="16" w:author="David Hoxley" w:date="2025-09-19T14:38:00Z">
        <w:r w:rsidRPr="009C0241" w:rsidDel="009C0241">
          <w:rPr>
            <w:rFonts w:ascii="Times New Roman" w:hAnsi="Times New Roman" w:cs="Times New Roman"/>
            <w:i/>
            <w:color w:val="222A35" w:themeColor="text2" w:themeShade="80"/>
          </w:rPr>
          <w:delText>t</w:delText>
        </w:r>
      </w:del>
      <w:r w:rsidRPr="009C0241">
        <w:rPr>
          <w:rFonts w:ascii="Times New Roman" w:hAnsi="Times New Roman" w:cs="Times New Roman"/>
          <w:i/>
          <w:color w:val="222A35" w:themeColor="text2" w:themeShade="80"/>
        </w:rPr>
        <w:t>he 1s and 2p orbitals of a lone carbon atom were calculated as a simple test of WebMO’s accuracy. The calculation was then run on our molecules to gauge the reactivity of each species by analysing both the separate molec</w:t>
      </w:r>
      <w:r w:rsidRPr="009C0241">
        <w:rPr>
          <w:rFonts w:ascii="Times New Roman" w:hAnsi="Times New Roman" w:cs="Times New Roman"/>
          <w:i/>
          <w:color w:val="222A35" w:themeColor="text2" w:themeShade="80"/>
          <w:highlight w:val="yellow"/>
          <w:rPrChange w:id="17" w:author="David Hoxley" w:date="2025-09-19T14:38:00Z">
            <w:rPr>
              <w:rFonts w:ascii="Times New Roman" w:hAnsi="Times New Roman" w:cs="Times New Roman"/>
              <w:i/>
              <w:color w:val="222A35" w:themeColor="text2" w:themeShade="80"/>
            </w:rPr>
          </w:rPrChange>
        </w:rPr>
        <w:t>ule’s</w:t>
      </w:r>
      <w:r w:rsidRPr="009C0241">
        <w:rPr>
          <w:rFonts w:ascii="Times New Roman" w:hAnsi="Times New Roman" w:cs="Times New Roman"/>
          <w:i/>
          <w:color w:val="222A35" w:themeColor="text2" w:themeShade="80"/>
        </w:rPr>
        <w:t xml:space="preserve"> </w:t>
      </w:r>
      <w:r w:rsidRPr="009C0241">
        <w:rPr>
          <w:rFonts w:ascii="Times New Roman" w:hAnsi="Times New Roman" w:cs="Times New Roman"/>
          <w:i/>
          <w:color w:val="222A35" w:themeColor="text2" w:themeShade="80"/>
          <w:highlight w:val="yellow"/>
          <w:rPrChange w:id="18" w:author="David Hoxley" w:date="2025-09-19T14:39:00Z">
            <w:rPr>
              <w:rFonts w:ascii="Times New Roman" w:hAnsi="Times New Roman" w:cs="Times New Roman"/>
              <w:i/>
              <w:color w:val="222A35" w:themeColor="text2" w:themeShade="80"/>
            </w:rPr>
          </w:rPrChange>
        </w:rPr>
        <w:t>HOMO</w:t>
      </w:r>
      <w:r w:rsidRPr="009C0241">
        <w:rPr>
          <w:rFonts w:ascii="Times New Roman" w:hAnsi="Times New Roman" w:cs="Times New Roman"/>
          <w:i/>
          <w:color w:val="222A35" w:themeColor="text2" w:themeShade="80"/>
        </w:rPr>
        <w:t xml:space="preserve">s and LUMOs. The </w:t>
      </w:r>
      <w:r w:rsidRPr="009C0241">
        <w:rPr>
          <w:rFonts w:ascii="Times New Roman" w:hAnsi="Times New Roman" w:cs="Times New Roman"/>
          <w:i/>
          <w:iCs/>
          <w:color w:val="222A35" w:themeColor="text2" w:themeShade="80"/>
        </w:rPr>
        <w:t>‘Natural Bond Orbitals’</w:t>
      </w:r>
      <w:r w:rsidRPr="009C0241">
        <w:rPr>
          <w:rFonts w:ascii="Times New Roman" w:hAnsi="Times New Roman" w:cs="Times New Roman"/>
          <w:i/>
          <w:color w:val="222A35" w:themeColor="text2" w:themeShade="80"/>
        </w:rPr>
        <w:t xml:space="preserve"> calculation was run on Chloromethane to view the types of bond orbitals. The </w:t>
      </w:r>
      <w:r w:rsidRPr="009C0241">
        <w:rPr>
          <w:rFonts w:ascii="Times New Roman" w:hAnsi="Times New Roman" w:cs="Times New Roman"/>
          <w:i/>
          <w:iCs/>
          <w:color w:val="222A35" w:themeColor="text2" w:themeShade="80"/>
        </w:rPr>
        <w:t xml:space="preserve">‘Bond Order’ </w:t>
      </w:r>
      <w:r w:rsidRPr="009C0241">
        <w:rPr>
          <w:rFonts w:ascii="Times New Roman" w:hAnsi="Times New Roman" w:cs="Times New Roman"/>
          <w:i/>
          <w:color w:val="222A35" w:themeColor="text2" w:themeShade="80"/>
        </w:rPr>
        <w:t>calculation was used to identify the kind of bonding present, and the electrostatic potential mapped the distribution of electrons.</w:t>
      </w:r>
      <w:ins w:id="19" w:author="David Hoxley" w:date="2025-09-19T14:39:00Z">
        <w:r w:rsidR="009C0241">
          <w:rPr>
            <w:rFonts w:ascii="Times New Roman" w:hAnsi="Times New Roman" w:cs="Times New Roman"/>
            <w:i/>
            <w:color w:val="222A35" w:themeColor="text2" w:themeShade="80"/>
          </w:rPr>
          <w:t xml:space="preserve"> It was </w:t>
        </w:r>
        <w:proofErr w:type="spellStart"/>
        <w:r w:rsidR="009C0241">
          <w:rPr>
            <w:rFonts w:ascii="Times New Roman" w:hAnsi="Times New Roman" w:cs="Times New Roman"/>
            <w:i/>
            <w:color w:val="222A35" w:themeColor="text2" w:themeShade="80"/>
          </w:rPr>
          <w:t>fournd</w:t>
        </w:r>
        <w:proofErr w:type="spellEnd"/>
        <w:r w:rsidR="009C0241">
          <w:rPr>
            <w:rFonts w:ascii="Times New Roman" w:hAnsi="Times New Roman" w:cs="Times New Roman"/>
            <w:i/>
            <w:color w:val="222A35" w:themeColor="text2" w:themeShade="80"/>
          </w:rPr>
          <w:t xml:space="preserve"> that….</w:t>
        </w:r>
      </w:ins>
    </w:p>
    <w:p w14:paraId="4866B012" w14:textId="77777777" w:rsidR="00A46608" w:rsidRPr="0069454B" w:rsidRDefault="00A46608" w:rsidP="00A46608">
      <w:pPr>
        <w:jc w:val="both"/>
        <w:rPr>
          <w:rFonts w:ascii="Times New Roman" w:hAnsi="Times New Roman" w:cs="Times New Roman"/>
          <w:color w:val="222A35" w:themeColor="text2" w:themeShade="80"/>
        </w:rPr>
      </w:pPr>
    </w:p>
    <w:p w14:paraId="267D8958" w14:textId="4C151A82" w:rsidR="00A46608" w:rsidRDefault="00A46608" w:rsidP="00A46608">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Introduction</w:t>
      </w:r>
      <w:del w:id="20" w:author="David Hoxley" w:date="2025-09-19T14:39:00Z">
        <w:r w:rsidDel="009C0241">
          <w:rPr>
            <w:rFonts w:ascii="Times New Roman" w:hAnsi="Times New Roman" w:cs="Times New Roman"/>
            <w:b/>
            <w:bCs/>
            <w:color w:val="002060"/>
            <w:sz w:val="28"/>
            <w:szCs w:val="28"/>
          </w:rPr>
          <w:delText>:</w:delText>
        </w:r>
      </w:del>
    </w:p>
    <w:p w14:paraId="390AB08A" w14:textId="77777777" w:rsidR="00A46608" w:rsidRPr="0069454B" w:rsidRDefault="00A46608" w:rsidP="00A46608">
      <w:pPr>
        <w:jc w:val="both"/>
        <w:rPr>
          <w:rFonts w:ascii="Times New Roman" w:hAnsi="Times New Roman" w:cs="Times New Roman"/>
          <w:color w:val="222A35" w:themeColor="text2" w:themeShade="80"/>
        </w:rPr>
      </w:pPr>
      <w:commentRangeStart w:id="21"/>
      <w:r>
        <w:rPr>
          <w:rFonts w:ascii="Times New Roman" w:hAnsi="Times New Roman" w:cs="Times New Roman"/>
          <w:color w:val="222A35" w:themeColor="text2" w:themeShade="80"/>
        </w:rPr>
        <w:t>The foundation of reactivity is built upon electronic structure. WebMO was used to visualise and analyse electronic structures, including electron density, molecular orbitals, and natural bond orbitals. This analysis was used to further chemical understanding of electronic structure.</w:t>
      </w:r>
      <w:commentRangeEnd w:id="21"/>
      <w:r w:rsidR="009C0241">
        <w:rPr>
          <w:rStyle w:val="CommentReference"/>
        </w:rPr>
        <w:commentReference w:id="21"/>
      </w:r>
    </w:p>
    <w:p w14:paraId="6A23611E" w14:textId="77777777" w:rsidR="00A46608" w:rsidRPr="0069454B" w:rsidRDefault="00A46608" w:rsidP="00A46608">
      <w:pPr>
        <w:jc w:val="both"/>
        <w:rPr>
          <w:rFonts w:ascii="Times New Roman" w:hAnsi="Times New Roman" w:cs="Times New Roman"/>
          <w:color w:val="222A35" w:themeColor="text2" w:themeShade="80"/>
        </w:rPr>
      </w:pPr>
    </w:p>
    <w:p w14:paraId="6A51A492" w14:textId="794C846C" w:rsidR="00A46608" w:rsidRDefault="00A46608" w:rsidP="00A46608">
      <w:pPr>
        <w:jc w:val="both"/>
        <w:rPr>
          <w:rFonts w:ascii="Times New Roman" w:hAnsi="Times New Roman" w:cs="Times New Roman"/>
          <w:b/>
          <w:bCs/>
          <w:color w:val="002060"/>
          <w:sz w:val="28"/>
          <w:szCs w:val="28"/>
        </w:rPr>
      </w:pPr>
      <w:commentRangeStart w:id="22"/>
      <w:r>
        <w:rPr>
          <w:rFonts w:ascii="Times New Roman" w:hAnsi="Times New Roman" w:cs="Times New Roman"/>
          <w:b/>
          <w:bCs/>
          <w:color w:val="002060"/>
          <w:sz w:val="28"/>
          <w:szCs w:val="28"/>
        </w:rPr>
        <w:t>Background</w:t>
      </w:r>
      <w:del w:id="23" w:author="David Hoxley" w:date="2025-09-19T14:40:00Z">
        <w:r w:rsidDel="009C0241">
          <w:rPr>
            <w:rFonts w:ascii="Times New Roman" w:hAnsi="Times New Roman" w:cs="Times New Roman"/>
            <w:b/>
            <w:bCs/>
            <w:color w:val="002060"/>
            <w:sz w:val="28"/>
            <w:szCs w:val="28"/>
          </w:rPr>
          <w:delText>:</w:delText>
        </w:r>
      </w:del>
      <w:commentRangeEnd w:id="22"/>
      <w:r w:rsidR="00823350">
        <w:rPr>
          <w:rStyle w:val="CommentReference"/>
        </w:rPr>
        <w:commentReference w:id="22"/>
      </w:r>
    </w:p>
    <w:p w14:paraId="59236BB9"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Orbitals (MOs) are mathematical functions which describe the behaviour of electrons in a molecule. The Highest Occupied Molecular Orbital (HOMO) and the Lowest Unoccupied Molecular Orbital (LUMO) gauge molecular properties and reactivity. HOMO is associated with nucleophilic characteristics</w:t>
      </w:r>
      <w:commentRangeStart w:id="24"/>
      <w:r w:rsidRPr="009C0241">
        <w:rPr>
          <w:rStyle w:val="EndnoteReference"/>
          <w:rFonts w:ascii="Times New Roman" w:hAnsi="Times New Roman" w:cs="Times New Roman"/>
          <w:color w:val="222A35" w:themeColor="text2" w:themeShade="80"/>
          <w:highlight w:val="yellow"/>
          <w:rPrChange w:id="25" w:author="David Hoxley" w:date="2025-09-19T14:40:00Z">
            <w:rPr>
              <w:rStyle w:val="EndnoteReference"/>
              <w:rFonts w:ascii="Times New Roman" w:hAnsi="Times New Roman" w:cs="Times New Roman"/>
              <w:color w:val="222A35" w:themeColor="text2" w:themeShade="80"/>
            </w:rPr>
          </w:rPrChange>
        </w:rPr>
        <w:endnoteReference w:id="1"/>
      </w:r>
      <w:r w:rsidRPr="009C0241">
        <w:rPr>
          <w:rFonts w:ascii="Times New Roman" w:hAnsi="Times New Roman" w:cs="Times New Roman"/>
          <w:color w:val="222A35" w:themeColor="text2" w:themeShade="80"/>
          <w:highlight w:val="yellow"/>
          <w:rPrChange w:id="26" w:author="David Hoxley" w:date="2025-09-19T14:40:00Z">
            <w:rPr>
              <w:rFonts w:ascii="Times New Roman" w:hAnsi="Times New Roman" w:cs="Times New Roman"/>
              <w:color w:val="222A35" w:themeColor="text2" w:themeShade="80"/>
            </w:rPr>
          </w:rPrChange>
        </w:rPr>
        <w:t>.</w:t>
      </w:r>
      <w:commentRangeEnd w:id="24"/>
      <w:r w:rsidR="009C0241" w:rsidRPr="009C0241">
        <w:rPr>
          <w:rStyle w:val="CommentReference"/>
          <w:highlight w:val="yellow"/>
          <w:rPrChange w:id="27" w:author="David Hoxley" w:date="2025-09-19T14:40:00Z">
            <w:rPr>
              <w:rStyle w:val="CommentReference"/>
            </w:rPr>
          </w:rPrChange>
        </w:rPr>
        <w:commentReference w:id="24"/>
      </w:r>
      <w:r w:rsidRPr="009C0241">
        <w:rPr>
          <w:rFonts w:ascii="Times New Roman" w:hAnsi="Times New Roman" w:cs="Times New Roman"/>
          <w:color w:val="323E4F" w:themeColor="text2" w:themeShade="BF"/>
          <w:highlight w:val="yellow"/>
          <w:rPrChange w:id="28" w:author="David Hoxley" w:date="2025-09-19T14:40:00Z">
            <w:rPr>
              <w:rFonts w:ascii="Times New Roman" w:hAnsi="Times New Roman" w:cs="Times New Roman"/>
              <w:color w:val="323E4F" w:themeColor="text2" w:themeShade="BF"/>
            </w:rPr>
          </w:rPrChange>
        </w:rPr>
        <w:t xml:space="preserve"> </w:t>
      </w:r>
      <w:r w:rsidRPr="009C0241">
        <w:rPr>
          <w:rFonts w:ascii="Times New Roman" w:hAnsi="Times New Roman" w:cs="Times New Roman"/>
          <w:color w:val="222A35" w:themeColor="text2" w:themeShade="80"/>
          <w:highlight w:val="yellow"/>
          <w:rPrChange w:id="29" w:author="David Hoxley" w:date="2025-09-19T14:40:00Z">
            <w:rPr>
              <w:rFonts w:ascii="Times New Roman" w:hAnsi="Times New Roman" w:cs="Times New Roman"/>
              <w:color w:val="222A35" w:themeColor="text2" w:themeShade="80"/>
            </w:rPr>
          </w:rPrChange>
        </w:rPr>
        <w:t>Whereas</w:t>
      </w:r>
      <w:r>
        <w:rPr>
          <w:rFonts w:ascii="Times New Roman" w:hAnsi="Times New Roman" w:cs="Times New Roman"/>
          <w:color w:val="222A35" w:themeColor="text2" w:themeShade="80"/>
        </w:rPr>
        <w:t xml:space="preserve"> LUMO is associated with electrophilic </w:t>
      </w:r>
      <w:commentRangeStart w:id="30"/>
      <w:r>
        <w:rPr>
          <w:rFonts w:ascii="Times New Roman" w:hAnsi="Times New Roman" w:cs="Times New Roman"/>
          <w:color w:val="222A35" w:themeColor="text2" w:themeShade="80"/>
        </w:rPr>
        <w:t>characteristics</w:t>
      </w:r>
      <w:r>
        <w:rPr>
          <w:rStyle w:val="EndnoteReference"/>
          <w:rFonts w:ascii="Times New Roman" w:hAnsi="Times New Roman" w:cs="Times New Roman"/>
          <w:color w:val="222A35" w:themeColor="text2" w:themeShade="80"/>
        </w:rPr>
        <w:endnoteReference w:id="2"/>
      </w:r>
      <w:r>
        <w:rPr>
          <w:rFonts w:ascii="Times New Roman" w:hAnsi="Times New Roman" w:cs="Times New Roman"/>
          <w:color w:val="222A35" w:themeColor="text2" w:themeShade="80"/>
        </w:rPr>
        <w:t>. The gap between the HOMO and LUMO is inversely proportional to the reactivity. Thus, stable molecules have large HOMO-LUMO gaps and highly reactive molecules have the inverse. The shape and location of the HOMO and LUMO can be used to predict how and where a reaction will occur.</w:t>
      </w:r>
      <w:commentRangeEnd w:id="30"/>
      <w:r w:rsidR="009C0241">
        <w:rPr>
          <w:rStyle w:val="CommentReference"/>
        </w:rPr>
        <w:commentReference w:id="30"/>
      </w:r>
    </w:p>
    <w:p w14:paraId="3EE88D9F" w14:textId="77777777" w:rsidR="00A46608" w:rsidRDefault="00A46608" w:rsidP="00A46608">
      <w:pPr>
        <w:jc w:val="both"/>
        <w:rPr>
          <w:rFonts w:ascii="Times New Roman" w:hAnsi="Times New Roman" w:cs="Times New Roman"/>
          <w:color w:val="222A35" w:themeColor="text2" w:themeShade="80"/>
        </w:rPr>
      </w:pPr>
    </w:p>
    <w:p w14:paraId="7A8DD870" w14:textId="77777777" w:rsidR="00A46608" w:rsidRPr="00854407" w:rsidRDefault="00A46608" w:rsidP="00A46608">
      <w:pPr>
        <w:pStyle w:val="FootnoteText"/>
        <w:jc w:val="both"/>
        <w:rPr>
          <w:rFonts w:ascii="Times New Roman" w:hAnsi="Times New Roman" w:cs="Times New Roman"/>
          <w:i/>
          <w:iCs/>
          <w:sz w:val="22"/>
          <w:szCs w:val="22"/>
        </w:rPr>
      </w:pPr>
      <w:r w:rsidRPr="00854407">
        <w:rPr>
          <w:rFonts w:ascii="Times New Roman" w:hAnsi="Times New Roman" w:cs="Times New Roman"/>
          <w:color w:val="222A35" w:themeColor="text2" w:themeShade="80"/>
          <w:sz w:val="22"/>
          <w:szCs w:val="22"/>
        </w:rPr>
        <w:t xml:space="preserve">Natural Bond Orbitals (NBOs) are transformations of MOs into a structure that </w:t>
      </w:r>
      <w:commentRangeStart w:id="31"/>
      <w:r w:rsidRPr="00854407">
        <w:rPr>
          <w:rFonts w:ascii="Times New Roman" w:hAnsi="Times New Roman" w:cs="Times New Roman"/>
          <w:color w:val="222A35" w:themeColor="text2" w:themeShade="80"/>
          <w:sz w:val="22"/>
          <w:szCs w:val="22"/>
        </w:rPr>
        <w:t>represent Lewis structures</w:t>
      </w:r>
      <w:r>
        <w:rPr>
          <w:rStyle w:val="EndnoteReference"/>
          <w:rFonts w:ascii="Times New Roman" w:hAnsi="Times New Roman" w:cs="Times New Roman"/>
          <w:color w:val="222A35" w:themeColor="text2" w:themeShade="80"/>
          <w:sz w:val="22"/>
          <w:szCs w:val="22"/>
        </w:rPr>
        <w:endnoteReference w:id="3"/>
      </w:r>
      <w:r w:rsidRPr="00854407">
        <w:rPr>
          <w:rFonts w:ascii="Times New Roman" w:hAnsi="Times New Roman" w:cs="Times New Roman"/>
          <w:color w:val="222A35" w:themeColor="text2" w:themeShade="80"/>
          <w:sz w:val="22"/>
          <w:szCs w:val="22"/>
        </w:rPr>
        <w:t xml:space="preserve">. </w:t>
      </w:r>
      <w:commentRangeEnd w:id="31"/>
      <w:r w:rsidR="009C0241">
        <w:rPr>
          <w:rStyle w:val="CommentReference"/>
        </w:rPr>
        <w:commentReference w:id="31"/>
      </w:r>
      <w:r w:rsidRPr="00854407">
        <w:rPr>
          <w:rFonts w:ascii="Times New Roman" w:hAnsi="Times New Roman" w:cs="Times New Roman"/>
          <w:color w:val="323E4F" w:themeColor="text2" w:themeShade="BF"/>
          <w:sz w:val="22"/>
          <w:szCs w:val="22"/>
        </w:rPr>
        <w:t>They are designed to be the single best structure of a molecule; however, this is not always possible.</w:t>
      </w:r>
      <w:r>
        <w:rPr>
          <w:rFonts w:ascii="Times New Roman" w:hAnsi="Times New Roman" w:cs="Times New Roman"/>
          <w:color w:val="323E4F" w:themeColor="text2" w:themeShade="BF"/>
          <w:sz w:val="22"/>
          <w:szCs w:val="22"/>
        </w:rPr>
        <w:t xml:space="preserve"> NBOs help to</w:t>
      </w:r>
      <w:r w:rsidRPr="00854407">
        <w:rPr>
          <w:rFonts w:ascii="Times New Roman" w:hAnsi="Times New Roman" w:cs="Times New Roman"/>
          <w:color w:val="222A35" w:themeColor="text2" w:themeShade="80"/>
          <w:sz w:val="22"/>
          <w:szCs w:val="22"/>
        </w:rPr>
        <w:t xml:space="preserve"> visualise the electronic structure and bonding in molecules.</w:t>
      </w:r>
    </w:p>
    <w:p w14:paraId="2EB52C10" w14:textId="77777777" w:rsidR="00A46608" w:rsidRDefault="00A46608" w:rsidP="00A46608">
      <w:pPr>
        <w:jc w:val="both"/>
        <w:rPr>
          <w:rFonts w:ascii="Times New Roman" w:hAnsi="Times New Roman" w:cs="Times New Roman"/>
          <w:color w:val="222A35" w:themeColor="text2" w:themeShade="80"/>
          <w:sz w:val="20"/>
          <w:szCs w:val="20"/>
        </w:rPr>
      </w:pPr>
    </w:p>
    <w:p w14:paraId="77682086" w14:textId="77777777" w:rsidR="00A46608" w:rsidRDefault="00A46608" w:rsidP="00A46608">
      <w:pPr>
        <w:jc w:val="both"/>
        <w:rPr>
          <w:rFonts w:ascii="Times New Roman" w:hAnsi="Times New Roman" w:cs="Times New Roman"/>
          <w:color w:val="222A35" w:themeColor="text2" w:themeShade="80"/>
          <w:sz w:val="20"/>
          <w:szCs w:val="20"/>
        </w:rPr>
      </w:pPr>
      <w:r>
        <w:rPr>
          <w:rFonts w:ascii="Times New Roman" w:hAnsi="Times New Roman" w:cs="Times New Roman"/>
          <w:color w:val="222A35" w:themeColor="text2" w:themeShade="80"/>
          <w:sz w:val="20"/>
          <w:szCs w:val="20"/>
        </w:rPr>
        <w:t>Bond Orders are a simple mathematical indicator of bond strength and is defined by the following equation.</w:t>
      </w:r>
    </w:p>
    <w:p w14:paraId="70B4B627" w14:textId="77777777" w:rsidR="00A46608" w:rsidRDefault="00A46608" w:rsidP="00A46608">
      <w:pPr>
        <w:jc w:val="both"/>
        <w:rPr>
          <w:rFonts w:ascii="Times New Roman" w:hAnsi="Times New Roman" w:cs="Times New Roman"/>
          <w:color w:val="222A35" w:themeColor="text2" w:themeShade="80"/>
          <w:sz w:val="20"/>
          <w:szCs w:val="20"/>
        </w:rPr>
      </w:pPr>
      <m:oMathPara>
        <m:oMath>
          <m:r>
            <w:rPr>
              <w:rFonts w:ascii="Cambria Math" w:hAnsi="Cambria Math" w:cs="Times New Roman"/>
              <w:color w:val="222A35" w:themeColor="text2" w:themeShade="80"/>
              <w:sz w:val="20"/>
              <w:szCs w:val="20"/>
            </w:rPr>
            <m:t xml:space="preserve">Bond Order= </m:t>
          </m:r>
          <m:f>
            <m:fPr>
              <m:ctrlPr>
                <w:rPr>
                  <w:rFonts w:ascii="Cambria Math" w:hAnsi="Cambria Math" w:cs="Times New Roman"/>
                  <w:i/>
                  <w:color w:val="222A35" w:themeColor="text2" w:themeShade="80"/>
                  <w:sz w:val="20"/>
                  <w:szCs w:val="20"/>
                </w:rPr>
              </m:ctrlPr>
            </m:fPr>
            <m:num>
              <m:r>
                <w:rPr>
                  <w:rFonts w:ascii="Cambria Math" w:hAnsi="Cambria Math" w:cs="Times New Roman"/>
                  <w:color w:val="222A35" w:themeColor="text2" w:themeShade="80"/>
                  <w:sz w:val="20"/>
                  <w:szCs w:val="20"/>
                </w:rPr>
                <m:t>(# of bonding elctrons)-(# of antibonding electrons)</m:t>
              </m:r>
            </m:num>
            <m:den>
              <m:r>
                <w:rPr>
                  <w:rFonts w:ascii="Cambria Math" w:hAnsi="Cambria Math" w:cs="Times New Roman"/>
                  <w:color w:val="222A35" w:themeColor="text2" w:themeShade="80"/>
                  <w:sz w:val="20"/>
                  <w:szCs w:val="20"/>
                </w:rPr>
                <m:t>2</m:t>
              </m:r>
            </m:den>
          </m:f>
        </m:oMath>
      </m:oMathPara>
    </w:p>
    <w:p w14:paraId="5FBCF193" w14:textId="77777777" w:rsidR="00A46608" w:rsidRPr="00340178" w:rsidRDefault="00A46608" w:rsidP="00A46608">
      <w:pPr>
        <w:jc w:val="both"/>
        <w:rPr>
          <w:rFonts w:ascii="Times New Roman" w:hAnsi="Times New Roman" w:cs="Times New Roman"/>
          <w:color w:val="222A35" w:themeColor="text2" w:themeShade="80"/>
          <w:sz w:val="20"/>
          <w:szCs w:val="20"/>
        </w:rPr>
      </w:pPr>
      <w:commentRangeStart w:id="32"/>
      <w:r>
        <w:rPr>
          <w:rFonts w:ascii="Times New Roman" w:hAnsi="Times New Roman" w:cs="Times New Roman"/>
          <w:color w:val="222A35" w:themeColor="text2" w:themeShade="80"/>
          <w:sz w:val="20"/>
          <w:szCs w:val="20"/>
        </w:rPr>
        <w:t xml:space="preserve">The calculated bond order is a representation of how many bonds are present. For </w:t>
      </w:r>
      <w:proofErr w:type="gramStart"/>
      <w:r>
        <w:rPr>
          <w:rFonts w:ascii="Times New Roman" w:hAnsi="Times New Roman" w:cs="Times New Roman"/>
          <w:color w:val="222A35" w:themeColor="text2" w:themeShade="80"/>
          <w:sz w:val="20"/>
          <w:szCs w:val="20"/>
        </w:rPr>
        <w:t>example</w:t>
      </w:r>
      <w:proofErr w:type="gramEnd"/>
      <w:r>
        <w:rPr>
          <w:rFonts w:ascii="Times New Roman" w:hAnsi="Times New Roman" w:cs="Times New Roman"/>
          <w:color w:val="222A35" w:themeColor="text2" w:themeShade="80"/>
          <w:sz w:val="20"/>
          <w:szCs w:val="20"/>
        </w:rPr>
        <w:t xml:space="preserve"> H</w:t>
      </w:r>
      <w:r>
        <w:rPr>
          <w:rFonts w:ascii="Times New Roman" w:hAnsi="Times New Roman" w:cs="Times New Roman"/>
          <w:color w:val="222A35" w:themeColor="text2" w:themeShade="80"/>
          <w:sz w:val="20"/>
          <w:szCs w:val="20"/>
          <w:vertAlign w:val="subscript"/>
        </w:rPr>
        <w:t>2</w:t>
      </w:r>
      <w:r>
        <w:rPr>
          <w:rFonts w:ascii="Times New Roman" w:hAnsi="Times New Roman" w:cs="Times New Roman"/>
          <w:color w:val="222A35" w:themeColor="text2" w:themeShade="80"/>
          <w:sz w:val="20"/>
          <w:szCs w:val="20"/>
        </w:rPr>
        <w:t xml:space="preserve"> has a Bond Order of 1 and a single bond between the two H atoms. C</w:t>
      </w:r>
      <w:r>
        <w:rPr>
          <w:rFonts w:ascii="Times New Roman" w:hAnsi="Times New Roman" w:cs="Times New Roman"/>
          <w:color w:val="222A35" w:themeColor="text2" w:themeShade="80"/>
          <w:sz w:val="20"/>
          <w:szCs w:val="20"/>
          <w:vertAlign w:val="subscript"/>
        </w:rPr>
        <w:t>2</w:t>
      </w:r>
      <w:r>
        <w:rPr>
          <w:rFonts w:ascii="Times New Roman" w:hAnsi="Times New Roman" w:cs="Times New Roman"/>
          <w:color w:val="222A35" w:themeColor="text2" w:themeShade="80"/>
          <w:sz w:val="20"/>
          <w:szCs w:val="20"/>
        </w:rPr>
        <w:t>H</w:t>
      </w:r>
      <w:r>
        <w:rPr>
          <w:rFonts w:ascii="Times New Roman" w:hAnsi="Times New Roman" w:cs="Times New Roman"/>
          <w:color w:val="222A35" w:themeColor="text2" w:themeShade="80"/>
          <w:sz w:val="20"/>
          <w:szCs w:val="20"/>
          <w:vertAlign w:val="subscript"/>
        </w:rPr>
        <w:t xml:space="preserve">4 </w:t>
      </w:r>
      <w:r>
        <w:rPr>
          <w:rFonts w:ascii="Times New Roman" w:hAnsi="Times New Roman" w:cs="Times New Roman"/>
          <w:color w:val="222A35" w:themeColor="text2" w:themeShade="80"/>
          <w:sz w:val="20"/>
          <w:szCs w:val="20"/>
        </w:rPr>
        <w:t>has a Bond Order of 2 and double bonds between the two C atoms present.</w:t>
      </w:r>
      <w:commentRangeEnd w:id="32"/>
      <w:r w:rsidR="009C0241">
        <w:rPr>
          <w:rStyle w:val="CommentReference"/>
        </w:rPr>
        <w:commentReference w:id="32"/>
      </w:r>
    </w:p>
    <w:p w14:paraId="43D8E7AF" w14:textId="77777777" w:rsidR="002A46D8" w:rsidRDefault="002A46D8" w:rsidP="002A46D8">
      <w:pPr>
        <w:jc w:val="both"/>
        <w:rPr>
          <w:ins w:id="33" w:author="David Hoxley" w:date="2025-09-19T15:02:00Z"/>
          <w:rFonts w:ascii="Times New Roman" w:hAnsi="Times New Roman" w:cs="Times New Roman"/>
          <w:b/>
          <w:bCs/>
          <w:color w:val="002060"/>
          <w:sz w:val="28"/>
          <w:szCs w:val="28"/>
        </w:rPr>
      </w:pPr>
      <w:ins w:id="34" w:author="David Hoxley" w:date="2025-09-19T15:02:00Z">
        <w:r>
          <w:rPr>
            <w:rFonts w:ascii="Times New Roman" w:hAnsi="Times New Roman" w:cs="Times New Roman"/>
            <w:b/>
            <w:bCs/>
            <w:color w:val="002060"/>
            <w:sz w:val="28"/>
            <w:szCs w:val="28"/>
          </w:rPr>
          <w:t>SEMINAR 8 PLACEHOLDER TITLE</w:t>
        </w:r>
      </w:ins>
    </w:p>
    <w:p w14:paraId="6E8C7488" w14:textId="77777777" w:rsidR="00A46608" w:rsidRPr="00854407" w:rsidRDefault="00A46608" w:rsidP="00A46608">
      <w:pPr>
        <w:jc w:val="both"/>
        <w:rPr>
          <w:rFonts w:ascii="Times New Roman" w:hAnsi="Times New Roman" w:cs="Times New Roman"/>
          <w:color w:val="222A35" w:themeColor="text2" w:themeShade="80"/>
          <w:sz w:val="20"/>
          <w:szCs w:val="20"/>
        </w:rPr>
      </w:pPr>
    </w:p>
    <w:p w14:paraId="1D5F8756" w14:textId="3276F6FE" w:rsidR="00A46608" w:rsidRDefault="00A46608" w:rsidP="00A46608">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lastRenderedPageBreak/>
        <w:t>Materials and Method</w:t>
      </w:r>
      <w:ins w:id="35" w:author="David Hoxley" w:date="2025-09-19T14:42:00Z">
        <w:r w:rsidR="00823350">
          <w:rPr>
            <w:rFonts w:ascii="Times New Roman" w:hAnsi="Times New Roman" w:cs="Times New Roman"/>
            <w:b/>
            <w:bCs/>
            <w:color w:val="002060"/>
            <w:sz w:val="28"/>
            <w:szCs w:val="28"/>
          </w:rPr>
          <w:t>s</w:t>
        </w:r>
      </w:ins>
      <w:del w:id="36" w:author="David Hoxley" w:date="2025-09-19T14:41:00Z">
        <w:r w:rsidDel="00823350">
          <w:rPr>
            <w:rFonts w:ascii="Times New Roman" w:hAnsi="Times New Roman" w:cs="Times New Roman"/>
            <w:b/>
            <w:bCs/>
            <w:color w:val="002060"/>
            <w:sz w:val="28"/>
            <w:szCs w:val="28"/>
          </w:rPr>
          <w:delText>:</w:delText>
        </w:r>
      </w:del>
    </w:p>
    <w:p w14:paraId="74D7A084" w14:textId="77777777" w:rsidR="00A46608" w:rsidRDefault="00A46608" w:rsidP="00A46608">
      <w:pPr>
        <w:jc w:val="both"/>
        <w:rPr>
          <w:rFonts w:ascii="Times New Roman" w:hAnsi="Times New Roman" w:cs="Times New Roman"/>
          <w:color w:val="222A35" w:themeColor="text2" w:themeShade="80"/>
        </w:rPr>
      </w:pPr>
      <w:commentRangeStart w:id="37"/>
      <w:r>
        <w:rPr>
          <w:rFonts w:ascii="Times New Roman" w:hAnsi="Times New Roman" w:cs="Times New Roman"/>
          <w:color w:val="222A35" w:themeColor="text2" w:themeShade="80"/>
        </w:rPr>
        <w:t>The investigation was conducted using the web program, ‘</w:t>
      </w:r>
      <w:r w:rsidRPr="004607C2">
        <w:rPr>
          <w:rFonts w:ascii="Times New Roman" w:hAnsi="Times New Roman" w:cs="Times New Roman"/>
          <w:i/>
          <w:iCs/>
          <w:color w:val="222A35" w:themeColor="text2" w:themeShade="80"/>
        </w:rPr>
        <w:t>WebMO</w:t>
      </w:r>
      <w:r>
        <w:rPr>
          <w:rFonts w:ascii="Times New Roman" w:hAnsi="Times New Roman" w:cs="Times New Roman"/>
          <w:color w:val="222A35" w:themeColor="text2" w:themeShade="80"/>
        </w:rPr>
        <w:t xml:space="preserve">.’ It is a java scripted frontend over a gaussian based engine. </w:t>
      </w:r>
      <w:commentRangeEnd w:id="37"/>
      <w:r w:rsidR="00823350">
        <w:rPr>
          <w:rStyle w:val="CommentReference"/>
        </w:rPr>
        <w:commentReference w:id="37"/>
      </w:r>
      <w:r>
        <w:rPr>
          <w:rFonts w:ascii="Times New Roman" w:hAnsi="Times New Roman" w:cs="Times New Roman"/>
          <w:color w:val="222A35" w:themeColor="text2" w:themeShade="80"/>
        </w:rPr>
        <w:t xml:space="preserve">The program was used to calculate and visualise the species in Table 1. Before starting each of the calculations </w:t>
      </w:r>
      <w:commentRangeStart w:id="38"/>
      <w:r>
        <w:rPr>
          <w:rFonts w:ascii="Times New Roman" w:hAnsi="Times New Roman" w:cs="Times New Roman"/>
          <w:color w:val="222A35" w:themeColor="text2" w:themeShade="80"/>
        </w:rPr>
        <w:t xml:space="preserve">the molecules were constructed </w:t>
      </w:r>
      <w:commentRangeEnd w:id="38"/>
      <w:r w:rsidR="00823350">
        <w:rPr>
          <w:rStyle w:val="CommentReference"/>
        </w:rPr>
        <w:commentReference w:id="38"/>
      </w:r>
      <w:r>
        <w:rPr>
          <w:rFonts w:ascii="Times New Roman" w:hAnsi="Times New Roman" w:cs="Times New Roman"/>
          <w:color w:val="222A35" w:themeColor="text2" w:themeShade="80"/>
        </w:rPr>
        <w:t xml:space="preserve">and their geometries optimised using WebMO’s </w:t>
      </w:r>
      <w:r w:rsidRPr="00B5302B">
        <w:rPr>
          <w:rFonts w:ascii="Times New Roman" w:hAnsi="Times New Roman" w:cs="Times New Roman"/>
          <w:i/>
          <w:iCs/>
          <w:color w:val="222A35" w:themeColor="text2" w:themeShade="80"/>
        </w:rPr>
        <w:t>‘Geometry Optimization’</w:t>
      </w:r>
      <w:r>
        <w:rPr>
          <w:rFonts w:ascii="Times New Roman" w:hAnsi="Times New Roman" w:cs="Times New Roman"/>
          <w:i/>
          <w:iCs/>
          <w:color w:val="222A35" w:themeColor="text2" w:themeShade="80"/>
        </w:rPr>
        <w:t xml:space="preserve"> </w:t>
      </w:r>
      <w:r>
        <w:rPr>
          <w:rFonts w:ascii="Times New Roman" w:hAnsi="Times New Roman" w:cs="Times New Roman"/>
          <w:color w:val="222A35" w:themeColor="text2" w:themeShade="80"/>
        </w:rPr>
        <w:t xml:space="preserve">calculation at the </w:t>
      </w:r>
      <w:r w:rsidRPr="00B5302B">
        <w:rPr>
          <w:rFonts w:ascii="Times New Roman" w:hAnsi="Times New Roman" w:cs="Times New Roman"/>
          <w:i/>
          <w:iCs/>
          <w:color w:val="222A35" w:themeColor="text2" w:themeShade="80"/>
        </w:rPr>
        <w:t>‘B3LYP</w:t>
      </w:r>
      <w:r>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 xml:space="preserve"> theory and the </w:t>
      </w:r>
      <w:r w:rsidRPr="00B5302B">
        <w:rPr>
          <w:rFonts w:ascii="Times New Roman" w:hAnsi="Times New Roman" w:cs="Times New Roman"/>
          <w:i/>
          <w:iCs/>
          <w:color w:val="222A35" w:themeColor="text2" w:themeShade="80"/>
        </w:rPr>
        <w:t>‘Routine: 6-31G(d)’</w:t>
      </w:r>
      <w:r>
        <w:rPr>
          <w:rFonts w:ascii="Times New Roman" w:hAnsi="Times New Roman" w:cs="Times New Roman"/>
          <w:color w:val="222A35" w:themeColor="text2" w:themeShade="80"/>
        </w:rPr>
        <w:t xml:space="preserve"> basis set. </w:t>
      </w:r>
    </w:p>
    <w:p w14:paraId="0F35E397" w14:textId="77777777" w:rsidR="00A46608" w:rsidRDefault="00A46608" w:rsidP="00A46608">
      <w:pPr>
        <w:jc w:val="both"/>
        <w:rPr>
          <w:rFonts w:ascii="Times New Roman" w:hAnsi="Times New Roman" w:cs="Times New Roman"/>
          <w:color w:val="222A35" w:themeColor="text2" w:themeShade="80"/>
        </w:rPr>
      </w:pPr>
    </w:p>
    <w:p w14:paraId="2168C03E" w14:textId="77777777" w:rsidR="00A46608" w:rsidRPr="00EB3D8A"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Table 1.:</w:t>
      </w:r>
      <w:r>
        <w:rPr>
          <w:rFonts w:ascii="Times New Roman" w:hAnsi="Times New Roman" w:cs="Times New Roman"/>
          <w:color w:val="222A35" w:themeColor="text2" w:themeShade="80"/>
        </w:rPr>
        <w:t xml:space="preserve"> Species and WebMO Calculations.</w:t>
      </w:r>
    </w:p>
    <w:tbl>
      <w:tblPr>
        <w:tblStyle w:val="TableGrid"/>
        <w:tblW w:w="0" w:type="auto"/>
        <w:jc w:val="center"/>
        <w:tblLook w:val="04A0" w:firstRow="1" w:lastRow="0" w:firstColumn="1" w:lastColumn="0" w:noHBand="0" w:noVBand="1"/>
      </w:tblPr>
      <w:tblGrid>
        <w:gridCol w:w="2132"/>
        <w:gridCol w:w="1166"/>
        <w:gridCol w:w="1503"/>
        <w:gridCol w:w="2565"/>
      </w:tblGrid>
      <w:tr w:rsidR="00A46608" w14:paraId="2E59F08B" w14:textId="77777777" w:rsidTr="00977027">
        <w:trPr>
          <w:jc w:val="center"/>
        </w:trPr>
        <w:tc>
          <w:tcPr>
            <w:tcW w:w="2132" w:type="dxa"/>
            <w:shd w:val="clear" w:color="auto" w:fill="3B3838" w:themeFill="background2" w:themeFillShade="40"/>
          </w:tcPr>
          <w:p w14:paraId="4AA3E0B1" w14:textId="77777777" w:rsidR="00A46608" w:rsidRPr="00A72B85" w:rsidRDefault="00A46608" w:rsidP="00977027">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Chemical Species:</w:t>
            </w:r>
          </w:p>
        </w:tc>
        <w:tc>
          <w:tcPr>
            <w:tcW w:w="1166" w:type="dxa"/>
            <w:shd w:val="clear" w:color="auto" w:fill="3B3838" w:themeFill="background2" w:themeFillShade="40"/>
          </w:tcPr>
          <w:p w14:paraId="0BEFBBCC" w14:textId="77777777" w:rsidR="00A46608" w:rsidRPr="00A72B85" w:rsidRDefault="00A46608" w:rsidP="00977027">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Formula:</w:t>
            </w:r>
          </w:p>
        </w:tc>
        <w:tc>
          <w:tcPr>
            <w:tcW w:w="1503" w:type="dxa"/>
            <w:shd w:val="clear" w:color="auto" w:fill="3B3838" w:themeFill="background2" w:themeFillShade="40"/>
          </w:tcPr>
          <w:p w14:paraId="07043E41" w14:textId="77777777" w:rsidR="00A46608" w:rsidRPr="00A72B85" w:rsidRDefault="00A46608" w:rsidP="00977027">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Structure:</w:t>
            </w:r>
          </w:p>
        </w:tc>
        <w:tc>
          <w:tcPr>
            <w:tcW w:w="2565" w:type="dxa"/>
            <w:shd w:val="clear" w:color="auto" w:fill="3B3838" w:themeFill="background2" w:themeFillShade="40"/>
          </w:tcPr>
          <w:p w14:paraId="48D4FF7B" w14:textId="77777777" w:rsidR="00A46608" w:rsidRPr="00A72B85" w:rsidRDefault="00A46608" w:rsidP="00977027">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WebMO Calculation</w:t>
            </w:r>
          </w:p>
        </w:tc>
      </w:tr>
      <w:tr w:rsidR="00A46608" w14:paraId="5D68EACA" w14:textId="77777777" w:rsidTr="00977027">
        <w:trPr>
          <w:jc w:val="center"/>
        </w:trPr>
        <w:tc>
          <w:tcPr>
            <w:tcW w:w="2132" w:type="dxa"/>
            <w:shd w:val="clear" w:color="auto" w:fill="3B3838" w:themeFill="background2" w:themeFillShade="40"/>
          </w:tcPr>
          <w:p w14:paraId="4B6DDCB0" w14:textId="77777777" w:rsidR="00A46608" w:rsidRPr="00A72B85" w:rsidRDefault="00A46608" w:rsidP="00977027">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Carbon Atom.</w:t>
            </w:r>
          </w:p>
        </w:tc>
        <w:tc>
          <w:tcPr>
            <w:tcW w:w="1166" w:type="dxa"/>
          </w:tcPr>
          <w:p w14:paraId="50B81DC2" w14:textId="77777777" w:rsidR="00A46608" w:rsidRDefault="00A46608" w:rsidP="00977027">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w:t>
            </w:r>
          </w:p>
        </w:tc>
        <w:tc>
          <w:tcPr>
            <w:tcW w:w="1503" w:type="dxa"/>
          </w:tcPr>
          <w:p w14:paraId="425A82CE" w14:textId="77777777" w:rsidR="00A46608" w:rsidRDefault="00A46608" w:rsidP="00977027">
            <w:pPr>
              <w:jc w:val="center"/>
              <w:rPr>
                <w:rFonts w:ascii="Times New Roman" w:hAnsi="Times New Roman" w:cs="Times New Roman"/>
                <w:color w:val="222A35" w:themeColor="text2" w:themeShade="80"/>
              </w:rPr>
            </w:pPr>
          </w:p>
        </w:tc>
        <w:tc>
          <w:tcPr>
            <w:tcW w:w="2565" w:type="dxa"/>
          </w:tcPr>
          <w:p w14:paraId="2558DED2" w14:textId="77777777" w:rsidR="00A46608" w:rsidRDefault="00A46608" w:rsidP="00977027">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w:t>
            </w:r>
          </w:p>
        </w:tc>
      </w:tr>
      <w:tr w:rsidR="00A46608" w14:paraId="1E156249" w14:textId="77777777" w:rsidTr="00977027">
        <w:trPr>
          <w:jc w:val="center"/>
        </w:trPr>
        <w:tc>
          <w:tcPr>
            <w:tcW w:w="2132" w:type="dxa"/>
            <w:shd w:val="clear" w:color="auto" w:fill="3B3838" w:themeFill="background2" w:themeFillShade="40"/>
          </w:tcPr>
          <w:p w14:paraId="1D0432AF" w14:textId="77777777" w:rsidR="00A46608" w:rsidRPr="00A72B85" w:rsidRDefault="00A46608" w:rsidP="00977027">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Carbon Monoxide.</w:t>
            </w:r>
          </w:p>
        </w:tc>
        <w:tc>
          <w:tcPr>
            <w:tcW w:w="1166" w:type="dxa"/>
          </w:tcPr>
          <w:p w14:paraId="45191B3F" w14:textId="77777777" w:rsidR="00A46608" w:rsidRDefault="00A46608" w:rsidP="00977027">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CO</w:t>
            </w:r>
          </w:p>
        </w:tc>
        <w:tc>
          <w:tcPr>
            <w:tcW w:w="1503" w:type="dxa"/>
          </w:tcPr>
          <w:p w14:paraId="6F371826" w14:textId="77777777" w:rsidR="00A46608" w:rsidRDefault="00A46608" w:rsidP="00977027">
            <w:pPr>
              <w:jc w:val="center"/>
              <w:rPr>
                <w:rFonts w:ascii="Times New Roman" w:hAnsi="Times New Roman" w:cs="Times New Roman"/>
                <w:color w:val="222A35" w:themeColor="text2" w:themeShade="80"/>
              </w:rPr>
            </w:pPr>
            <w:r>
              <w:rPr>
                <w:noProof/>
              </w:rPr>
              <w:drawing>
                <wp:inline distT="0" distB="0" distL="0" distR="0" wp14:anchorId="667E86B3" wp14:editId="1F025F11">
                  <wp:extent cx="655320" cy="304556"/>
                  <wp:effectExtent l="0" t="0" r="0" b="0"/>
                  <wp:docPr id="1769866995" name="Picture 15" descr="Carbon monoxide - American Chemical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bon monoxide - American Chemical Socie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680997" cy="316489"/>
                          </a:xfrm>
                          <a:prstGeom prst="rect">
                            <a:avLst/>
                          </a:prstGeom>
                          <a:noFill/>
                          <a:ln>
                            <a:noFill/>
                          </a:ln>
                        </pic:spPr>
                      </pic:pic>
                    </a:graphicData>
                  </a:graphic>
                </wp:inline>
              </w:drawing>
            </w:r>
          </w:p>
        </w:tc>
        <w:tc>
          <w:tcPr>
            <w:tcW w:w="2565" w:type="dxa"/>
          </w:tcPr>
          <w:p w14:paraId="2FA668F6" w14:textId="77777777" w:rsidR="00A46608" w:rsidRDefault="00A46608" w:rsidP="00977027">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w:t>
            </w:r>
          </w:p>
        </w:tc>
      </w:tr>
      <w:tr w:rsidR="00A46608" w14:paraId="418882ED" w14:textId="77777777" w:rsidTr="00977027">
        <w:trPr>
          <w:jc w:val="center"/>
        </w:trPr>
        <w:tc>
          <w:tcPr>
            <w:tcW w:w="2132" w:type="dxa"/>
            <w:shd w:val="clear" w:color="auto" w:fill="3B3838" w:themeFill="background2" w:themeFillShade="40"/>
          </w:tcPr>
          <w:p w14:paraId="356857D9" w14:textId="77777777" w:rsidR="00A46608" w:rsidRPr="00A72B85" w:rsidRDefault="00A46608" w:rsidP="00977027">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Chloromethane.</w:t>
            </w:r>
          </w:p>
        </w:tc>
        <w:tc>
          <w:tcPr>
            <w:tcW w:w="1166" w:type="dxa"/>
          </w:tcPr>
          <w:p w14:paraId="7EFEE4B0" w14:textId="77777777" w:rsidR="00A46608" w:rsidRPr="00EB3D8A" w:rsidRDefault="00A46608" w:rsidP="00977027">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CH</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Cl</w:t>
            </w:r>
          </w:p>
        </w:tc>
        <w:tc>
          <w:tcPr>
            <w:tcW w:w="1503" w:type="dxa"/>
          </w:tcPr>
          <w:p w14:paraId="1398315F" w14:textId="77777777" w:rsidR="00A46608" w:rsidRDefault="00A46608" w:rsidP="00977027">
            <w:pPr>
              <w:jc w:val="center"/>
              <w:rPr>
                <w:rFonts w:ascii="Times New Roman" w:hAnsi="Times New Roman" w:cs="Times New Roman"/>
                <w:color w:val="222A35" w:themeColor="text2" w:themeShade="80"/>
              </w:rPr>
            </w:pPr>
            <w:r>
              <w:rPr>
                <w:noProof/>
              </w:rPr>
              <w:drawing>
                <wp:inline distT="0" distB="0" distL="0" distR="0" wp14:anchorId="3905C114" wp14:editId="2CCCF50F">
                  <wp:extent cx="655320" cy="700128"/>
                  <wp:effectExtent l="0" t="0" r="0" b="5080"/>
                  <wp:docPr id="2059794351" name="Picture 14" descr="Chloromethane - American Chemical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loromethane - American Chemical Societ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9970" cy="705096"/>
                          </a:xfrm>
                          <a:prstGeom prst="rect">
                            <a:avLst/>
                          </a:prstGeom>
                          <a:noFill/>
                          <a:ln>
                            <a:noFill/>
                          </a:ln>
                        </pic:spPr>
                      </pic:pic>
                    </a:graphicData>
                  </a:graphic>
                </wp:inline>
              </w:drawing>
            </w:r>
          </w:p>
        </w:tc>
        <w:tc>
          <w:tcPr>
            <w:tcW w:w="2565" w:type="dxa"/>
          </w:tcPr>
          <w:p w14:paraId="50AABFAF" w14:textId="77777777" w:rsidR="00A46608" w:rsidRDefault="00A46608" w:rsidP="00977027">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w:t>
            </w:r>
          </w:p>
        </w:tc>
      </w:tr>
      <w:tr w:rsidR="00A46608" w14:paraId="606912A9" w14:textId="77777777" w:rsidTr="00977027">
        <w:trPr>
          <w:jc w:val="center"/>
        </w:trPr>
        <w:tc>
          <w:tcPr>
            <w:tcW w:w="2132" w:type="dxa"/>
            <w:shd w:val="clear" w:color="auto" w:fill="3B3838" w:themeFill="background2" w:themeFillShade="40"/>
          </w:tcPr>
          <w:p w14:paraId="2D139C95" w14:textId="77777777" w:rsidR="00A46608" w:rsidRPr="00A72B85" w:rsidRDefault="00A46608" w:rsidP="00977027">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Ethylene.</w:t>
            </w:r>
          </w:p>
        </w:tc>
        <w:tc>
          <w:tcPr>
            <w:tcW w:w="1166" w:type="dxa"/>
          </w:tcPr>
          <w:p w14:paraId="646ADBD7" w14:textId="77777777" w:rsidR="00A46608" w:rsidRPr="00EB3D8A" w:rsidRDefault="00A46608" w:rsidP="00977027">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p>
        </w:tc>
        <w:tc>
          <w:tcPr>
            <w:tcW w:w="1503" w:type="dxa"/>
          </w:tcPr>
          <w:p w14:paraId="7280AD88" w14:textId="77777777" w:rsidR="00A46608" w:rsidRDefault="00A46608" w:rsidP="00977027">
            <w:pPr>
              <w:jc w:val="center"/>
              <w:rPr>
                <w:rFonts w:ascii="Times New Roman" w:hAnsi="Times New Roman" w:cs="Times New Roman"/>
                <w:color w:val="222A35" w:themeColor="text2" w:themeShade="80"/>
              </w:rPr>
            </w:pPr>
            <w:r>
              <w:rPr>
                <w:noProof/>
              </w:rPr>
              <w:drawing>
                <wp:inline distT="0" distB="0" distL="0" distR="0" wp14:anchorId="4DE1FD4A" wp14:editId="71BEEC9A">
                  <wp:extent cx="723900" cy="646339"/>
                  <wp:effectExtent l="0" t="0" r="0" b="1905"/>
                  <wp:docPr id="1044261822" name="Picture 13" descr="Ethylene - American Chemical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hylene - American Chemical Societ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9788" cy="651596"/>
                          </a:xfrm>
                          <a:prstGeom prst="rect">
                            <a:avLst/>
                          </a:prstGeom>
                          <a:noFill/>
                          <a:ln>
                            <a:noFill/>
                          </a:ln>
                        </pic:spPr>
                      </pic:pic>
                    </a:graphicData>
                  </a:graphic>
                </wp:inline>
              </w:drawing>
            </w:r>
          </w:p>
        </w:tc>
        <w:tc>
          <w:tcPr>
            <w:tcW w:w="2565" w:type="dxa"/>
          </w:tcPr>
          <w:p w14:paraId="4D8E1FDC" w14:textId="77777777" w:rsidR="00A46608" w:rsidRDefault="00A46608" w:rsidP="00977027">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 Natural Bond Orbital, and Bond Order.</w:t>
            </w:r>
          </w:p>
        </w:tc>
      </w:tr>
      <w:tr w:rsidR="00A46608" w14:paraId="7E3E1026" w14:textId="77777777" w:rsidTr="00977027">
        <w:trPr>
          <w:jc w:val="center"/>
        </w:trPr>
        <w:tc>
          <w:tcPr>
            <w:tcW w:w="2132" w:type="dxa"/>
            <w:shd w:val="clear" w:color="auto" w:fill="3B3838" w:themeFill="background2" w:themeFillShade="40"/>
          </w:tcPr>
          <w:p w14:paraId="39FDD222" w14:textId="77777777" w:rsidR="00A46608" w:rsidRPr="00A72B85" w:rsidRDefault="00A46608" w:rsidP="00977027">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Benzene.</w:t>
            </w:r>
          </w:p>
        </w:tc>
        <w:tc>
          <w:tcPr>
            <w:tcW w:w="1166" w:type="dxa"/>
          </w:tcPr>
          <w:p w14:paraId="59733C0A" w14:textId="77777777" w:rsidR="00A46608" w:rsidRPr="00EB3D8A" w:rsidRDefault="00A46608" w:rsidP="00977027">
            <w:pPr>
              <w:jc w:val="center"/>
              <w:rPr>
                <w:rFonts w:ascii="Times New Roman" w:hAnsi="Times New Roman" w:cs="Times New Roman"/>
                <w:color w:val="222A35" w:themeColor="text2" w:themeShade="80"/>
                <w:vertAlign w:val="subscript"/>
              </w:rPr>
            </w:pPr>
            <w:r>
              <w:rPr>
                <w:rFonts w:ascii="Times New Roman" w:hAnsi="Times New Roman" w:cs="Times New Roman"/>
                <w:color w:val="222A35" w:themeColor="text2" w:themeShade="80"/>
              </w:rPr>
              <w:t>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p>
        </w:tc>
        <w:tc>
          <w:tcPr>
            <w:tcW w:w="1503" w:type="dxa"/>
          </w:tcPr>
          <w:p w14:paraId="34D335BB" w14:textId="77777777" w:rsidR="00A46608" w:rsidRDefault="00A46608" w:rsidP="00977027">
            <w:pPr>
              <w:jc w:val="center"/>
              <w:rPr>
                <w:rFonts w:ascii="Times New Roman" w:hAnsi="Times New Roman" w:cs="Times New Roman"/>
                <w:color w:val="222A35" w:themeColor="text2" w:themeShade="80"/>
              </w:rPr>
            </w:pPr>
            <w:r>
              <w:rPr>
                <w:noProof/>
              </w:rPr>
              <w:drawing>
                <wp:inline distT="0" distB="0" distL="0" distR="0" wp14:anchorId="4487BF4A" wp14:editId="26C250BA">
                  <wp:extent cx="601980" cy="691239"/>
                  <wp:effectExtent l="0" t="0" r="7620" b="0"/>
                  <wp:docPr id="1338138304" name="Picture 12" descr="Benzene - American Chemical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zene - American Chemical Societ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7078" cy="697093"/>
                          </a:xfrm>
                          <a:prstGeom prst="rect">
                            <a:avLst/>
                          </a:prstGeom>
                          <a:noFill/>
                          <a:ln>
                            <a:noFill/>
                          </a:ln>
                        </pic:spPr>
                      </pic:pic>
                    </a:graphicData>
                  </a:graphic>
                </wp:inline>
              </w:drawing>
            </w:r>
          </w:p>
        </w:tc>
        <w:tc>
          <w:tcPr>
            <w:tcW w:w="2565" w:type="dxa"/>
          </w:tcPr>
          <w:p w14:paraId="25C12891" w14:textId="77777777" w:rsidR="00A46608" w:rsidRDefault="00A46608" w:rsidP="00977027">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 Natural Bond Orbital, and Bond Order.</w:t>
            </w:r>
          </w:p>
        </w:tc>
      </w:tr>
      <w:tr w:rsidR="00A46608" w14:paraId="18E87BDA" w14:textId="77777777" w:rsidTr="00977027">
        <w:trPr>
          <w:jc w:val="center"/>
        </w:trPr>
        <w:tc>
          <w:tcPr>
            <w:tcW w:w="2132" w:type="dxa"/>
            <w:shd w:val="clear" w:color="auto" w:fill="3B3838" w:themeFill="background2" w:themeFillShade="40"/>
          </w:tcPr>
          <w:p w14:paraId="2DFE7AF7" w14:textId="77777777" w:rsidR="00A46608" w:rsidRPr="00A72B85" w:rsidRDefault="00A46608" w:rsidP="00977027">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nNHC.</w:t>
            </w:r>
          </w:p>
        </w:tc>
        <w:tc>
          <w:tcPr>
            <w:tcW w:w="1166" w:type="dxa"/>
          </w:tcPr>
          <w:p w14:paraId="16C024A2" w14:textId="77777777" w:rsidR="00A46608" w:rsidRPr="00EB3D8A" w:rsidRDefault="00A46608" w:rsidP="00977027">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N</w:t>
            </w:r>
            <w:r>
              <w:rPr>
                <w:rFonts w:ascii="Times New Roman" w:hAnsi="Times New Roman" w:cs="Times New Roman"/>
                <w:color w:val="222A35" w:themeColor="text2" w:themeShade="80"/>
                <w:vertAlign w:val="subscript"/>
              </w:rPr>
              <w:t>2</w:t>
            </w:r>
          </w:p>
        </w:tc>
        <w:tc>
          <w:tcPr>
            <w:tcW w:w="1503" w:type="dxa"/>
          </w:tcPr>
          <w:p w14:paraId="644A1897" w14:textId="77777777" w:rsidR="00A46608" w:rsidRDefault="00A46608" w:rsidP="00977027">
            <w:pPr>
              <w:jc w:val="center"/>
              <w:rPr>
                <w:rFonts w:ascii="Times New Roman" w:hAnsi="Times New Roman" w:cs="Times New Roman"/>
                <w:color w:val="222A35" w:themeColor="text2" w:themeShade="80"/>
              </w:rPr>
            </w:pPr>
            <w:r>
              <w:rPr>
                <w:noProof/>
              </w:rPr>
              <w:drawing>
                <wp:inline distT="0" distB="0" distL="0" distR="0" wp14:anchorId="079FB70E" wp14:editId="153E5281">
                  <wp:extent cx="640080" cy="757247"/>
                  <wp:effectExtent l="0" t="0" r="7620" b="5080"/>
                  <wp:docPr id="114248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5220" name="Picture 1"/>
                          <pic:cNvPicPr>
                            <a:picLocks noChangeAspect="1"/>
                          </pic:cNvPicPr>
                        </pic:nvPicPr>
                        <pic:blipFill rotWithShape="1">
                          <a:blip r:embed="rId16">
                            <a:extLst>
                              <a:ext uri="{28A0092B-C50C-407E-A947-70E740481C1C}">
                                <a14:useLocalDpi xmlns:a14="http://schemas.microsoft.com/office/drawing/2010/main" val="0"/>
                              </a:ext>
                            </a:extLst>
                          </a:blip>
                          <a:srcRect t="4549" r="71303" b="20513"/>
                          <a:stretch>
                            <a:fillRect/>
                          </a:stretch>
                        </pic:blipFill>
                        <pic:spPr bwMode="auto">
                          <a:xfrm>
                            <a:off x="0" y="0"/>
                            <a:ext cx="645573" cy="763746"/>
                          </a:xfrm>
                          <a:prstGeom prst="rect">
                            <a:avLst/>
                          </a:prstGeom>
                          <a:ln>
                            <a:noFill/>
                          </a:ln>
                          <a:extLst>
                            <a:ext uri="{53640926-AAD7-44D8-BBD7-CCE9431645EC}">
                              <a14:shadowObscured xmlns:a14="http://schemas.microsoft.com/office/drawing/2010/main"/>
                            </a:ext>
                          </a:extLst>
                        </pic:spPr>
                      </pic:pic>
                    </a:graphicData>
                  </a:graphic>
                </wp:inline>
              </w:drawing>
            </w:r>
          </w:p>
        </w:tc>
        <w:tc>
          <w:tcPr>
            <w:tcW w:w="2565" w:type="dxa"/>
          </w:tcPr>
          <w:p w14:paraId="099E4C79" w14:textId="77777777" w:rsidR="00A46608" w:rsidRDefault="00A46608" w:rsidP="00977027">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 Natural Bond Orbital, and Bond Order.</w:t>
            </w:r>
          </w:p>
        </w:tc>
      </w:tr>
      <w:tr w:rsidR="00A46608" w14:paraId="37D2D0C3" w14:textId="77777777" w:rsidTr="00977027">
        <w:trPr>
          <w:jc w:val="center"/>
        </w:trPr>
        <w:tc>
          <w:tcPr>
            <w:tcW w:w="2132" w:type="dxa"/>
            <w:shd w:val="clear" w:color="auto" w:fill="3B3838" w:themeFill="background2" w:themeFillShade="40"/>
          </w:tcPr>
          <w:p w14:paraId="29E40F05" w14:textId="77777777" w:rsidR="00A46608" w:rsidRPr="00A72B85" w:rsidRDefault="00A46608" w:rsidP="00977027">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aNHC.</w:t>
            </w:r>
          </w:p>
        </w:tc>
        <w:tc>
          <w:tcPr>
            <w:tcW w:w="1166" w:type="dxa"/>
          </w:tcPr>
          <w:p w14:paraId="2D210ED4" w14:textId="77777777" w:rsidR="00A46608" w:rsidRDefault="00A46608" w:rsidP="00977027">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N</w:t>
            </w:r>
            <w:r>
              <w:rPr>
                <w:rFonts w:ascii="Times New Roman" w:hAnsi="Times New Roman" w:cs="Times New Roman"/>
                <w:color w:val="222A35" w:themeColor="text2" w:themeShade="80"/>
                <w:vertAlign w:val="subscript"/>
              </w:rPr>
              <w:t>2</w:t>
            </w:r>
          </w:p>
        </w:tc>
        <w:tc>
          <w:tcPr>
            <w:tcW w:w="1503" w:type="dxa"/>
          </w:tcPr>
          <w:p w14:paraId="6842B6F3" w14:textId="77777777" w:rsidR="00A46608" w:rsidRDefault="00A46608" w:rsidP="00977027">
            <w:pPr>
              <w:jc w:val="center"/>
              <w:rPr>
                <w:rFonts w:ascii="Times New Roman" w:hAnsi="Times New Roman" w:cs="Times New Roman"/>
                <w:color w:val="222A35" w:themeColor="text2" w:themeShade="80"/>
              </w:rPr>
            </w:pPr>
            <w:r>
              <w:rPr>
                <w:noProof/>
              </w:rPr>
              <w:drawing>
                <wp:inline distT="0" distB="0" distL="0" distR="0" wp14:anchorId="12EFDE1B" wp14:editId="10D94135">
                  <wp:extent cx="518160" cy="670347"/>
                  <wp:effectExtent l="0" t="0" r="0" b="0"/>
                  <wp:docPr id="1845569299" name="Picture 1" descr="A chemical structu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69299" name="Picture 1" descr="A chemical structure with black text&#10;&#10;AI-generated content may be incorrect."/>
                          <pic:cNvPicPr>
                            <a:picLocks noChangeAspect="1"/>
                          </pic:cNvPicPr>
                        </pic:nvPicPr>
                        <pic:blipFill rotWithShape="1">
                          <a:blip r:embed="rId16">
                            <a:extLst>
                              <a:ext uri="{28A0092B-C50C-407E-A947-70E740481C1C}">
                                <a14:useLocalDpi xmlns:a14="http://schemas.microsoft.com/office/drawing/2010/main" val="0"/>
                              </a:ext>
                            </a:extLst>
                          </a:blip>
                          <a:srcRect l="37347" t="2931" r="37062" b="23770"/>
                          <a:stretch>
                            <a:fillRect/>
                          </a:stretch>
                        </pic:blipFill>
                        <pic:spPr bwMode="auto">
                          <a:xfrm>
                            <a:off x="0" y="0"/>
                            <a:ext cx="524329" cy="678328"/>
                          </a:xfrm>
                          <a:prstGeom prst="rect">
                            <a:avLst/>
                          </a:prstGeom>
                          <a:ln>
                            <a:noFill/>
                          </a:ln>
                          <a:extLst>
                            <a:ext uri="{53640926-AAD7-44D8-BBD7-CCE9431645EC}">
                              <a14:shadowObscured xmlns:a14="http://schemas.microsoft.com/office/drawing/2010/main"/>
                            </a:ext>
                          </a:extLst>
                        </pic:spPr>
                      </pic:pic>
                    </a:graphicData>
                  </a:graphic>
                </wp:inline>
              </w:drawing>
            </w:r>
          </w:p>
        </w:tc>
        <w:tc>
          <w:tcPr>
            <w:tcW w:w="2565" w:type="dxa"/>
          </w:tcPr>
          <w:p w14:paraId="6271839C" w14:textId="77777777" w:rsidR="00A46608" w:rsidRDefault="00A46608" w:rsidP="00977027">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 Natural Bond Orbital, and Bond Order.</w:t>
            </w:r>
          </w:p>
        </w:tc>
      </w:tr>
      <w:tr w:rsidR="00A46608" w14:paraId="336F8238" w14:textId="77777777" w:rsidTr="00977027">
        <w:trPr>
          <w:jc w:val="center"/>
        </w:trPr>
        <w:tc>
          <w:tcPr>
            <w:tcW w:w="2132" w:type="dxa"/>
            <w:shd w:val="clear" w:color="auto" w:fill="3B3838" w:themeFill="background2" w:themeFillShade="40"/>
          </w:tcPr>
          <w:p w14:paraId="2D9FA18E" w14:textId="77777777" w:rsidR="00A46608" w:rsidRPr="00A72B85" w:rsidRDefault="00A46608" w:rsidP="00977027">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IMID.</w:t>
            </w:r>
          </w:p>
        </w:tc>
        <w:tc>
          <w:tcPr>
            <w:tcW w:w="1166" w:type="dxa"/>
          </w:tcPr>
          <w:p w14:paraId="6005A0D2" w14:textId="77777777" w:rsidR="00A46608" w:rsidRDefault="00A46608" w:rsidP="00977027">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N</w:t>
            </w:r>
            <w:r>
              <w:rPr>
                <w:rFonts w:ascii="Times New Roman" w:hAnsi="Times New Roman" w:cs="Times New Roman"/>
                <w:color w:val="222A35" w:themeColor="text2" w:themeShade="80"/>
                <w:vertAlign w:val="subscript"/>
              </w:rPr>
              <w:t>2</w:t>
            </w:r>
          </w:p>
        </w:tc>
        <w:tc>
          <w:tcPr>
            <w:tcW w:w="1503" w:type="dxa"/>
          </w:tcPr>
          <w:p w14:paraId="52F78921" w14:textId="77777777" w:rsidR="00A46608" w:rsidRDefault="00A46608" w:rsidP="00977027">
            <w:pPr>
              <w:jc w:val="center"/>
              <w:rPr>
                <w:rFonts w:ascii="Times New Roman" w:hAnsi="Times New Roman" w:cs="Times New Roman"/>
                <w:color w:val="222A35" w:themeColor="text2" w:themeShade="80"/>
              </w:rPr>
            </w:pPr>
            <w:r>
              <w:rPr>
                <w:noProof/>
              </w:rPr>
              <w:drawing>
                <wp:inline distT="0" distB="0" distL="0" distR="0" wp14:anchorId="0582DF05" wp14:editId="08B27F23">
                  <wp:extent cx="548640" cy="709779"/>
                  <wp:effectExtent l="0" t="0" r="3810" b="0"/>
                  <wp:docPr id="35284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5220" name="Picture 1"/>
                          <pic:cNvPicPr>
                            <a:picLocks noChangeAspect="1"/>
                          </pic:cNvPicPr>
                        </pic:nvPicPr>
                        <pic:blipFill rotWithShape="1">
                          <a:blip r:embed="rId16">
                            <a:extLst>
                              <a:ext uri="{28A0092B-C50C-407E-A947-70E740481C1C}">
                                <a14:useLocalDpi xmlns:a14="http://schemas.microsoft.com/office/drawing/2010/main" val="0"/>
                              </a:ext>
                            </a:extLst>
                          </a:blip>
                          <a:srcRect l="73603" t="2512" r="806" b="24188"/>
                          <a:stretch>
                            <a:fillRect/>
                          </a:stretch>
                        </pic:blipFill>
                        <pic:spPr bwMode="auto">
                          <a:xfrm>
                            <a:off x="0" y="0"/>
                            <a:ext cx="553338" cy="715857"/>
                          </a:xfrm>
                          <a:prstGeom prst="rect">
                            <a:avLst/>
                          </a:prstGeom>
                          <a:ln>
                            <a:noFill/>
                          </a:ln>
                          <a:extLst>
                            <a:ext uri="{53640926-AAD7-44D8-BBD7-CCE9431645EC}">
                              <a14:shadowObscured xmlns:a14="http://schemas.microsoft.com/office/drawing/2010/main"/>
                            </a:ext>
                          </a:extLst>
                        </pic:spPr>
                      </pic:pic>
                    </a:graphicData>
                  </a:graphic>
                </wp:inline>
              </w:drawing>
            </w:r>
          </w:p>
        </w:tc>
        <w:tc>
          <w:tcPr>
            <w:tcW w:w="2565" w:type="dxa"/>
          </w:tcPr>
          <w:p w14:paraId="7D54A5F4" w14:textId="77777777" w:rsidR="00A46608" w:rsidRDefault="00A46608" w:rsidP="00977027">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 Natural Bond Orbital, and Bond Order.</w:t>
            </w:r>
          </w:p>
        </w:tc>
      </w:tr>
    </w:tbl>
    <w:p w14:paraId="57E36C7E" w14:textId="77777777" w:rsidR="00A46608" w:rsidRDefault="00A46608" w:rsidP="00A46608">
      <w:pPr>
        <w:jc w:val="both"/>
        <w:rPr>
          <w:rFonts w:ascii="Times New Roman" w:hAnsi="Times New Roman" w:cs="Times New Roman"/>
          <w:color w:val="222A35" w:themeColor="text2" w:themeShade="80"/>
        </w:rPr>
      </w:pPr>
    </w:p>
    <w:p w14:paraId="4AC608EC" w14:textId="77777777" w:rsidR="00A46608" w:rsidRPr="00642F3F" w:rsidRDefault="00A46608" w:rsidP="00A46608">
      <w:pPr>
        <w:jc w:val="both"/>
        <w:rPr>
          <w:rFonts w:ascii="Times New Roman" w:hAnsi="Times New Roman" w:cs="Times New Roman"/>
          <w:vanish/>
          <w:color w:val="222A35" w:themeColor="text2" w:themeShade="80"/>
        </w:rPr>
      </w:pPr>
      <w:r>
        <w:rPr>
          <w:rFonts w:ascii="Times New Roman" w:hAnsi="Times New Roman" w:cs="Times New Roman"/>
          <w:color w:val="222A35" w:themeColor="text2" w:themeShade="80"/>
        </w:rPr>
        <w:t xml:space="preserve">First the Molecular Orbitals of the lone Carbon atom were calculated using the </w:t>
      </w:r>
      <w:r>
        <w:rPr>
          <w:rFonts w:ascii="Times New Roman" w:hAnsi="Times New Roman" w:cs="Times New Roman"/>
          <w:i/>
          <w:iCs/>
          <w:color w:val="222A35" w:themeColor="text2" w:themeShade="80"/>
        </w:rPr>
        <w:t>‘Molecular Orbital’</w:t>
      </w:r>
      <w:r>
        <w:rPr>
          <w:rFonts w:ascii="Times New Roman" w:hAnsi="Times New Roman" w:cs="Times New Roman"/>
          <w:color w:val="222A35" w:themeColor="text2" w:themeShade="80"/>
        </w:rPr>
        <w:t xml:space="preserve"> calculation at </w:t>
      </w:r>
      <w:commentRangeStart w:id="39"/>
      <w:r>
        <w:rPr>
          <w:rFonts w:ascii="Times New Roman" w:hAnsi="Times New Roman" w:cs="Times New Roman"/>
          <w:color w:val="222A35" w:themeColor="text2" w:themeShade="80"/>
        </w:rPr>
        <w:t xml:space="preserve">the </w:t>
      </w:r>
      <w:r>
        <w:rPr>
          <w:rFonts w:ascii="Times New Roman" w:hAnsi="Times New Roman" w:cs="Times New Roman"/>
          <w:i/>
          <w:iCs/>
          <w:color w:val="222A35" w:themeColor="text2" w:themeShade="80"/>
        </w:rPr>
        <w:t>‘B3LYP/6-31G(d)’</w:t>
      </w:r>
      <w:r>
        <w:rPr>
          <w:rFonts w:ascii="Times New Roman" w:hAnsi="Times New Roman" w:cs="Times New Roman"/>
          <w:color w:val="222A35" w:themeColor="text2" w:themeShade="80"/>
        </w:rPr>
        <w:t xml:space="preserve"> </w:t>
      </w:r>
      <w:commentRangeEnd w:id="39"/>
      <w:r w:rsidR="00823350">
        <w:rPr>
          <w:rStyle w:val="CommentReference"/>
        </w:rPr>
        <w:commentReference w:id="39"/>
      </w:r>
      <w:r>
        <w:rPr>
          <w:rFonts w:ascii="Times New Roman" w:hAnsi="Times New Roman" w:cs="Times New Roman"/>
          <w:color w:val="222A35" w:themeColor="text2" w:themeShade="80"/>
        </w:rPr>
        <w:t xml:space="preserve">level of theory. The calculation was used to show the expected </w:t>
      </w:r>
      <w:r w:rsidRPr="00823350">
        <w:rPr>
          <w:rFonts w:ascii="Times New Roman" w:hAnsi="Times New Roman" w:cs="Times New Roman"/>
          <w:i/>
          <w:color w:val="222A35" w:themeColor="text2" w:themeShade="80"/>
          <w:rPrChange w:id="40" w:author="David Hoxley" w:date="2025-09-19T14:43:00Z">
            <w:rPr>
              <w:rFonts w:ascii="Times New Roman" w:hAnsi="Times New Roman" w:cs="Times New Roman"/>
              <w:color w:val="222A35" w:themeColor="text2" w:themeShade="80"/>
            </w:rPr>
          </w:rPrChange>
        </w:rPr>
        <w:t>s</w:t>
      </w:r>
      <w:r>
        <w:rPr>
          <w:rFonts w:ascii="Times New Roman" w:hAnsi="Times New Roman" w:cs="Times New Roman"/>
          <w:color w:val="222A35" w:themeColor="text2" w:themeShade="80"/>
        </w:rPr>
        <w:t xml:space="preserve"> and </w:t>
      </w:r>
      <w:r w:rsidRPr="00823350">
        <w:rPr>
          <w:rFonts w:ascii="Times New Roman" w:hAnsi="Times New Roman" w:cs="Times New Roman"/>
          <w:i/>
          <w:color w:val="222A35" w:themeColor="text2" w:themeShade="80"/>
          <w:rPrChange w:id="41" w:author="David Hoxley" w:date="2025-09-19T14:43:00Z">
            <w:rPr>
              <w:rFonts w:ascii="Times New Roman" w:hAnsi="Times New Roman" w:cs="Times New Roman"/>
              <w:color w:val="222A35" w:themeColor="text2" w:themeShade="80"/>
            </w:rPr>
          </w:rPrChange>
        </w:rPr>
        <w:t>p</w:t>
      </w:r>
      <w:r>
        <w:rPr>
          <w:rFonts w:ascii="Times New Roman" w:hAnsi="Times New Roman" w:cs="Times New Roman"/>
          <w:color w:val="222A35" w:themeColor="text2" w:themeShade="80"/>
        </w:rPr>
        <w:t xml:space="preserve"> Atomic Orbitals of Carbon. Then the MOs of Carbon Monoxide (CO) were calculated using the same method as above. Using the calculation, the HOMO of CO was then found and investigated. Thirdly the same calculation was applied to Chloromethane (CH</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Cl) to highlight the characteristics of the LUMO. Ethylene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 xml:space="preserve">) was then run under three separate calculations the </w:t>
      </w:r>
      <w:r>
        <w:rPr>
          <w:rFonts w:ascii="Times New Roman" w:hAnsi="Times New Roman" w:cs="Times New Roman"/>
          <w:i/>
          <w:iCs/>
          <w:color w:val="222A35" w:themeColor="text2" w:themeShade="80"/>
        </w:rPr>
        <w:t>‘Molecular Orbital’</w:t>
      </w:r>
      <w:r>
        <w:rPr>
          <w:rFonts w:ascii="Times New Roman" w:hAnsi="Times New Roman" w:cs="Times New Roman"/>
          <w:color w:val="222A35" w:themeColor="text2" w:themeShade="80"/>
        </w:rPr>
        <w:t xml:space="preserve"> calculation, a </w:t>
      </w:r>
      <w:r w:rsidRPr="00E37ED0">
        <w:rPr>
          <w:rFonts w:ascii="Times New Roman" w:hAnsi="Times New Roman" w:cs="Times New Roman"/>
          <w:i/>
          <w:iCs/>
          <w:color w:val="222A35" w:themeColor="text2" w:themeShade="80"/>
        </w:rPr>
        <w:t>‘Natural Bond Or</w:t>
      </w:r>
      <w:r>
        <w:rPr>
          <w:rFonts w:ascii="Times New Roman" w:hAnsi="Times New Roman" w:cs="Times New Roman"/>
          <w:i/>
          <w:iCs/>
          <w:color w:val="222A35" w:themeColor="text2" w:themeShade="80"/>
        </w:rPr>
        <w:t>bital</w:t>
      </w:r>
      <w:r w:rsidRPr="00E37ED0">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 xml:space="preserve"> calculation, and the </w:t>
      </w:r>
      <w:r>
        <w:rPr>
          <w:rFonts w:ascii="Times New Roman" w:hAnsi="Times New Roman" w:cs="Times New Roman"/>
          <w:i/>
          <w:iCs/>
          <w:color w:val="222A35" w:themeColor="text2" w:themeShade="80"/>
        </w:rPr>
        <w:t>‘Bond Orders’</w:t>
      </w:r>
      <w:r>
        <w:rPr>
          <w:rFonts w:ascii="Times New Roman" w:hAnsi="Times New Roman" w:cs="Times New Roman"/>
          <w:color w:val="222A35" w:themeColor="text2" w:themeShade="80"/>
        </w:rPr>
        <w:t xml:space="preserve"> calculation. </w:t>
      </w:r>
      <w:commentRangeStart w:id="42"/>
      <w:r>
        <w:rPr>
          <w:rFonts w:ascii="Times New Roman" w:hAnsi="Times New Roman" w:cs="Times New Roman"/>
          <w:color w:val="222A35" w:themeColor="text2" w:themeShade="80"/>
        </w:rPr>
        <w:t xml:space="preserve">All of the calculations were made at the </w:t>
      </w:r>
      <w:r w:rsidRPr="00E37ED0">
        <w:rPr>
          <w:rFonts w:ascii="Times New Roman" w:hAnsi="Times New Roman" w:cs="Times New Roman"/>
          <w:i/>
          <w:iCs/>
          <w:color w:val="222A35" w:themeColor="text2" w:themeShade="80"/>
        </w:rPr>
        <w:t>‘</w:t>
      </w:r>
      <w:r>
        <w:rPr>
          <w:rFonts w:ascii="Times New Roman" w:hAnsi="Times New Roman" w:cs="Times New Roman"/>
          <w:i/>
          <w:iCs/>
          <w:color w:val="222A35" w:themeColor="text2" w:themeShade="80"/>
        </w:rPr>
        <w:t>B3LYP/6-31G(d)’</w:t>
      </w:r>
      <w:r>
        <w:rPr>
          <w:rFonts w:ascii="Times New Roman" w:hAnsi="Times New Roman" w:cs="Times New Roman"/>
          <w:color w:val="222A35" w:themeColor="text2" w:themeShade="80"/>
        </w:rPr>
        <w:t xml:space="preserve"> level of theory.</w:t>
      </w:r>
      <w:commentRangeEnd w:id="42"/>
      <w:r w:rsidR="00823350">
        <w:rPr>
          <w:rStyle w:val="CommentReference"/>
        </w:rPr>
        <w:commentReference w:id="42"/>
      </w:r>
      <w:r>
        <w:rPr>
          <w:rFonts w:ascii="Times New Roman" w:hAnsi="Times New Roman" w:cs="Times New Roman"/>
          <w:color w:val="222A35" w:themeColor="text2" w:themeShade="80"/>
        </w:rPr>
        <w:t xml:space="preserve"> The MO calculation was made to gauge the reactivity, based on the HOMO, the NBO calculation showed the occupancy of the various </w:t>
      </w:r>
      <w:r>
        <w:rPr>
          <w:rFonts w:ascii="Times New Roman" w:hAnsi="Times New Roman" w:cs="Times New Roman"/>
          <w:color w:val="222A35" w:themeColor="text2" w:themeShade="80"/>
        </w:rPr>
        <w:lastRenderedPageBreak/>
        <w:t xml:space="preserve">orbitals, and the Bond Order calculation was made to confirm the bond orders of the bonds present in ethylene. The same three calculations were made with </w:t>
      </w:r>
      <w:r w:rsidRPr="00823350">
        <w:rPr>
          <w:rFonts w:ascii="Times New Roman" w:hAnsi="Times New Roman" w:cs="Times New Roman"/>
          <w:color w:val="222A35" w:themeColor="text2" w:themeShade="80"/>
          <w:highlight w:val="yellow"/>
          <w:rPrChange w:id="43" w:author="David Hoxley" w:date="2025-09-19T14:44:00Z">
            <w:rPr>
              <w:rFonts w:ascii="Times New Roman" w:hAnsi="Times New Roman" w:cs="Times New Roman"/>
              <w:color w:val="222A35" w:themeColor="text2" w:themeShade="80"/>
            </w:rPr>
          </w:rPrChange>
        </w:rPr>
        <w:t>Benzene (C</w:t>
      </w:r>
      <w:r w:rsidRPr="00823350">
        <w:rPr>
          <w:rFonts w:ascii="Times New Roman" w:hAnsi="Times New Roman" w:cs="Times New Roman"/>
          <w:color w:val="222A35" w:themeColor="text2" w:themeShade="80"/>
          <w:highlight w:val="yellow"/>
          <w:vertAlign w:val="subscript"/>
          <w:rPrChange w:id="44" w:author="David Hoxley" w:date="2025-09-19T14:44:00Z">
            <w:rPr>
              <w:rFonts w:ascii="Times New Roman" w:hAnsi="Times New Roman" w:cs="Times New Roman"/>
              <w:color w:val="222A35" w:themeColor="text2" w:themeShade="80"/>
              <w:vertAlign w:val="subscript"/>
            </w:rPr>
          </w:rPrChange>
        </w:rPr>
        <w:t>6</w:t>
      </w:r>
      <w:r>
        <w:rPr>
          <w:rFonts w:ascii="Times New Roman" w:hAnsi="Times New Roman" w:cs="Times New Roman"/>
          <w:vanish/>
          <w:color w:val="222A35" w:themeColor="text2" w:themeShade="80"/>
        </w:rPr>
        <w:t>H</w:t>
      </w:r>
      <w:r>
        <w:rPr>
          <w:rFonts w:ascii="Times New Roman" w:hAnsi="Times New Roman" w:cs="Times New Roman"/>
          <w:vanish/>
          <w:color w:val="222A35" w:themeColor="text2" w:themeShade="80"/>
          <w:vertAlign w:val="subscript"/>
        </w:rPr>
        <w:t>6</w:t>
      </w:r>
      <w:r>
        <w:rPr>
          <w:rFonts w:ascii="Times New Roman" w:hAnsi="Times New Roman" w:cs="Times New Roman"/>
          <w:vanish/>
          <w:color w:val="222A35" w:themeColor="text2" w:themeShade="80"/>
        </w:rPr>
        <w:t>) and the three tautomers</w:t>
      </w:r>
      <w:r>
        <w:rPr>
          <w:rStyle w:val="EndnoteReference"/>
          <w:rFonts w:ascii="Times New Roman" w:hAnsi="Times New Roman" w:cs="Times New Roman"/>
          <w:vanish/>
          <w:color w:val="222A35" w:themeColor="text2" w:themeShade="80"/>
        </w:rPr>
        <w:endnoteReference w:id="4"/>
      </w:r>
      <w:r>
        <w:rPr>
          <w:rFonts w:ascii="Times New Roman" w:hAnsi="Times New Roman" w:cs="Times New Roman"/>
          <w:vanish/>
          <w:color w:val="222A35" w:themeColor="text2" w:themeShade="80"/>
        </w:rPr>
        <w:t xml:space="preserve"> of NHC. Finally, the electrostatic potential of the IMID tautomer was shown using a built in function of WebMO’s MO calculations.</w:t>
      </w:r>
    </w:p>
    <w:p w14:paraId="2A5115D6" w14:textId="77777777" w:rsidR="00A46608" w:rsidRDefault="00A46608" w:rsidP="00A46608">
      <w:pPr>
        <w:jc w:val="both"/>
        <w:rPr>
          <w:rFonts w:ascii="Times New Roman" w:hAnsi="Times New Roman" w:cs="Times New Roman"/>
          <w:color w:val="222A35" w:themeColor="text2" w:themeShade="80"/>
        </w:rPr>
      </w:pPr>
    </w:p>
    <w:p w14:paraId="03BF6CE4" w14:textId="442D5298" w:rsidR="00A46608" w:rsidRDefault="00A46608" w:rsidP="00A46608">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Results</w:t>
      </w:r>
      <w:del w:id="45" w:author="David Hoxley" w:date="2025-09-19T15:02:00Z">
        <w:r w:rsidDel="002A46D8">
          <w:rPr>
            <w:rFonts w:ascii="Times New Roman" w:hAnsi="Times New Roman" w:cs="Times New Roman"/>
            <w:b/>
            <w:bCs/>
            <w:color w:val="002060"/>
            <w:sz w:val="28"/>
            <w:szCs w:val="28"/>
          </w:rPr>
          <w:delText xml:space="preserve"> and Discussion:</w:delText>
        </w:r>
      </w:del>
    </w:p>
    <w:p w14:paraId="61C11881" w14:textId="0C177B4C" w:rsidR="00A46608" w:rsidRPr="00A72B85" w:rsidRDefault="00A46608" w:rsidP="00A46608">
      <w:pPr>
        <w:jc w:val="both"/>
        <w:rPr>
          <w:rFonts w:ascii="Times New Roman" w:hAnsi="Times New Roman" w:cs="Times New Roman"/>
          <w:i/>
          <w:iCs/>
          <w:color w:val="222A35" w:themeColor="text2" w:themeShade="80"/>
        </w:rPr>
      </w:pPr>
      <w:r>
        <w:rPr>
          <w:rFonts w:ascii="Times New Roman" w:hAnsi="Times New Roman" w:cs="Times New Roman"/>
          <w:color w:val="222A35" w:themeColor="text2" w:themeShade="80"/>
        </w:rPr>
        <w:t>In the following figures, the CPK conventional colours of atoms are followed</w:t>
      </w:r>
      <w:ins w:id="46" w:author="David Hoxley" w:date="2025-09-19T14:44:00Z">
        <w:r w:rsidR="00823350">
          <w:rPr>
            <w:rFonts w:ascii="Times New Roman" w:hAnsi="Times New Roman" w:cs="Times New Roman"/>
            <w:color w:val="222A35" w:themeColor="text2" w:themeShade="80"/>
          </w:rPr>
          <w:t>: t</w:t>
        </w:r>
      </w:ins>
      <w:del w:id="47" w:author="David Hoxley" w:date="2025-09-19T14:44:00Z">
        <w:r w:rsidDel="00823350">
          <w:rPr>
            <w:rFonts w:ascii="Times New Roman" w:hAnsi="Times New Roman" w:cs="Times New Roman"/>
            <w:color w:val="222A35" w:themeColor="text2" w:themeShade="80"/>
          </w:rPr>
          <w:delText>. T</w:delText>
        </w:r>
      </w:del>
      <w:r>
        <w:rPr>
          <w:rFonts w:ascii="Times New Roman" w:hAnsi="Times New Roman" w:cs="Times New Roman"/>
          <w:color w:val="222A35" w:themeColor="text2" w:themeShade="80"/>
        </w:rPr>
        <w:t>he colours of the atomic and molecular orbitals conform to the convention that, blue represents positive and red represents negative in the Bonding Orbitals, and green being positive with yellow being negative in the Anti-Bonding Orbitals</w:t>
      </w:r>
      <w:commentRangeStart w:id="48"/>
      <w:r>
        <w:rPr>
          <w:rStyle w:val="EndnoteReference"/>
          <w:rFonts w:ascii="Times New Roman" w:hAnsi="Times New Roman" w:cs="Times New Roman"/>
          <w:color w:val="222A35" w:themeColor="text2" w:themeShade="80"/>
        </w:rPr>
        <w:endnoteReference w:id="5"/>
      </w:r>
      <w:r>
        <w:rPr>
          <w:rFonts w:ascii="Times New Roman" w:hAnsi="Times New Roman" w:cs="Times New Roman"/>
          <w:color w:val="222A35" w:themeColor="text2" w:themeShade="80"/>
        </w:rPr>
        <w:t>.</w:t>
      </w:r>
      <w:commentRangeEnd w:id="48"/>
      <w:r w:rsidR="00823350">
        <w:rPr>
          <w:rStyle w:val="CommentReference"/>
        </w:rPr>
        <w:commentReference w:id="48"/>
      </w:r>
    </w:p>
    <w:p w14:paraId="47D5F71D" w14:textId="77777777" w:rsidR="00A46608" w:rsidRDefault="00A46608" w:rsidP="00A46608">
      <w:pPr>
        <w:jc w:val="both"/>
        <w:rPr>
          <w:rFonts w:ascii="Times New Roman" w:hAnsi="Times New Roman" w:cs="Times New Roman"/>
          <w:color w:val="222A35" w:themeColor="text2"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46608" w14:paraId="423BF986" w14:textId="77777777" w:rsidTr="00977027">
        <w:tc>
          <w:tcPr>
            <w:tcW w:w="4508" w:type="dxa"/>
          </w:tcPr>
          <w:p w14:paraId="7675DCBD" w14:textId="77777777" w:rsidR="00A46608" w:rsidRDefault="00A46608" w:rsidP="00977027">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w:drawing>
                <wp:anchor distT="0" distB="0" distL="114300" distR="114300" simplePos="0" relativeHeight="251668480" behindDoc="1" locked="0" layoutInCell="1" allowOverlap="1" wp14:anchorId="42C41DA8" wp14:editId="78B29BDB">
                  <wp:simplePos x="0" y="0"/>
                  <wp:positionH relativeFrom="column">
                    <wp:align>center</wp:align>
                  </wp:positionH>
                  <wp:positionV relativeFrom="paragraph">
                    <wp:posOffset>21590</wp:posOffset>
                  </wp:positionV>
                  <wp:extent cx="1875600" cy="1731600"/>
                  <wp:effectExtent l="0" t="0" r="0" b="2540"/>
                  <wp:wrapTight wrapText="bothSides">
                    <wp:wrapPolygon edited="0">
                      <wp:start x="0" y="0"/>
                      <wp:lineTo x="0" y="21394"/>
                      <wp:lineTo x="21285" y="21394"/>
                      <wp:lineTo x="21285" y="0"/>
                      <wp:lineTo x="0" y="0"/>
                    </wp:wrapPolygon>
                  </wp:wrapTight>
                  <wp:docPr id="34036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68670"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5600" cy="173160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22A22A42" w14:textId="77777777" w:rsidR="00A46608" w:rsidRDefault="00A46608" w:rsidP="00977027">
            <w:pPr>
              <w:jc w:val="both"/>
              <w:rPr>
                <w:rFonts w:ascii="Times New Roman" w:hAnsi="Times New Roman" w:cs="Times New Roman"/>
                <w:color w:val="222A35" w:themeColor="text2" w:themeShade="80"/>
              </w:rPr>
            </w:pPr>
            <w:r>
              <w:rPr>
                <w:noProof/>
              </w:rPr>
              <w:drawing>
                <wp:anchor distT="0" distB="0" distL="114300" distR="114300" simplePos="0" relativeHeight="251670528" behindDoc="0" locked="0" layoutInCell="1" allowOverlap="1" wp14:anchorId="77121AFD" wp14:editId="0CA254A0">
                  <wp:simplePos x="0" y="0"/>
                  <wp:positionH relativeFrom="column">
                    <wp:align>center</wp:align>
                  </wp:positionH>
                  <wp:positionV relativeFrom="paragraph">
                    <wp:posOffset>0</wp:posOffset>
                  </wp:positionV>
                  <wp:extent cx="2084400" cy="1753200"/>
                  <wp:effectExtent l="0" t="0" r="0" b="0"/>
                  <wp:wrapSquare wrapText="bothSides"/>
                  <wp:docPr id="1286749487" name="Picture 6" descr="the 1s orb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1s orbita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4400" cy="1753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46608" w14:paraId="116D31A7" w14:textId="77777777" w:rsidTr="00977027">
        <w:tc>
          <w:tcPr>
            <w:tcW w:w="4508" w:type="dxa"/>
          </w:tcPr>
          <w:p w14:paraId="11E05177" w14:textId="77777777" w:rsidR="00A46608" w:rsidRDefault="00A46608" w:rsidP="00977027">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w:drawing>
                <wp:anchor distT="0" distB="0" distL="114300" distR="114300" simplePos="0" relativeHeight="251669504" behindDoc="0" locked="0" layoutInCell="1" allowOverlap="1" wp14:anchorId="4A952337" wp14:editId="5674CB72">
                  <wp:simplePos x="0" y="0"/>
                  <wp:positionH relativeFrom="column">
                    <wp:align>center</wp:align>
                  </wp:positionH>
                  <wp:positionV relativeFrom="paragraph">
                    <wp:posOffset>0</wp:posOffset>
                  </wp:positionV>
                  <wp:extent cx="1702800" cy="1699200"/>
                  <wp:effectExtent l="0" t="0" r="0" b="0"/>
                  <wp:wrapSquare wrapText="bothSides"/>
                  <wp:docPr id="98423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38909"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02800" cy="1699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tcPr>
          <w:p w14:paraId="65A1F627" w14:textId="77777777" w:rsidR="00A46608" w:rsidRDefault="00A46608" w:rsidP="00977027">
            <w:pPr>
              <w:jc w:val="both"/>
              <w:rPr>
                <w:rFonts w:ascii="Times New Roman" w:hAnsi="Times New Roman" w:cs="Times New Roman"/>
                <w:color w:val="222A35" w:themeColor="text2" w:themeShade="80"/>
              </w:rPr>
            </w:pPr>
            <w:r>
              <w:rPr>
                <w:noProof/>
              </w:rPr>
              <w:drawing>
                <wp:anchor distT="0" distB="0" distL="114300" distR="114300" simplePos="0" relativeHeight="251671552" behindDoc="1" locked="0" layoutInCell="1" allowOverlap="1" wp14:anchorId="59ADC5C8" wp14:editId="7A895CAC">
                  <wp:simplePos x="0" y="0"/>
                  <wp:positionH relativeFrom="column">
                    <wp:align>center</wp:align>
                  </wp:positionH>
                  <wp:positionV relativeFrom="paragraph">
                    <wp:posOffset>0</wp:posOffset>
                  </wp:positionV>
                  <wp:extent cx="2214000" cy="1659600"/>
                  <wp:effectExtent l="0" t="0" r="0" b="0"/>
                  <wp:wrapSquare wrapText="bothSides"/>
                  <wp:docPr id="146759867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4000" cy="1659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AFF710B" w14:textId="77777777" w:rsidR="009D708F" w:rsidRDefault="00A46608" w:rsidP="009D708F">
      <w:pPr>
        <w:jc w:val="both"/>
        <w:rPr>
          <w:ins w:id="49" w:author="David Hoxley" w:date="2025-09-19T14:48:00Z"/>
          <w:rFonts w:ascii="Times New Roman" w:hAnsi="Times New Roman" w:cs="Times New Roman"/>
          <w:color w:val="222A35" w:themeColor="text2" w:themeShade="80"/>
        </w:rPr>
      </w:pPr>
      <w:commentRangeStart w:id="50"/>
      <w:r>
        <w:rPr>
          <w:rFonts w:ascii="Times New Roman" w:hAnsi="Times New Roman" w:cs="Times New Roman"/>
          <w:b/>
          <w:bCs/>
          <w:color w:val="222A35" w:themeColor="text2" w:themeShade="80"/>
        </w:rPr>
        <w:t>Fig</w:t>
      </w:r>
      <w:del w:id="51" w:author="David Hoxley" w:date="2025-09-19T14:45:00Z">
        <w:r w:rsidRPr="00F16BCE" w:rsidDel="00977027">
          <w:rPr>
            <w:rFonts w:ascii="Times New Roman" w:hAnsi="Times New Roman" w:cs="Times New Roman"/>
            <w:b/>
            <w:bCs/>
            <w:color w:val="222A35" w:themeColor="text2" w:themeShade="80"/>
          </w:rPr>
          <w:delText>s</w:delText>
        </w:r>
      </w:del>
      <w:r>
        <w:rPr>
          <w:rFonts w:ascii="Times New Roman" w:hAnsi="Times New Roman" w:cs="Times New Roman"/>
          <w:b/>
          <w:bCs/>
          <w:color w:val="222A35" w:themeColor="text2" w:themeShade="80"/>
        </w:rPr>
        <w:t xml:space="preserve"> 1</w:t>
      </w:r>
      <w:ins w:id="52" w:author="David Hoxley" w:date="2025-09-19T14:45:00Z">
        <w:r w:rsidR="00977027">
          <w:rPr>
            <w:rFonts w:ascii="Times New Roman" w:hAnsi="Times New Roman" w:cs="Times New Roman"/>
            <w:b/>
            <w:bCs/>
            <w:color w:val="222A35" w:themeColor="text2" w:themeShade="80"/>
          </w:rPr>
          <w:t xml:space="preserve">: </w:t>
        </w:r>
      </w:ins>
      <w:del w:id="53" w:author="David Hoxley" w:date="2025-09-19T14:46:00Z">
        <w:r w:rsidDel="009A59FF">
          <w:rPr>
            <w:rFonts w:ascii="Times New Roman" w:hAnsi="Times New Roman" w:cs="Times New Roman"/>
            <w:b/>
            <w:bCs/>
            <w:color w:val="222A35" w:themeColor="text2" w:themeShade="80"/>
          </w:rPr>
          <w:delText>,</w:delText>
        </w:r>
      </w:del>
      <w:r>
        <w:rPr>
          <w:rFonts w:ascii="Times New Roman" w:hAnsi="Times New Roman" w:cs="Times New Roman"/>
          <w:b/>
          <w:bCs/>
          <w:color w:val="222A35" w:themeColor="text2" w:themeShade="80"/>
        </w:rPr>
        <w:t xml:space="preserve"> </w:t>
      </w:r>
      <w:del w:id="54" w:author="David Hoxley" w:date="2025-09-19T14:45:00Z">
        <w:r w:rsidDel="009A59FF">
          <w:rPr>
            <w:rFonts w:ascii="Times New Roman" w:hAnsi="Times New Roman" w:cs="Times New Roman"/>
            <w:b/>
            <w:bCs/>
            <w:color w:val="222A35" w:themeColor="text2" w:themeShade="80"/>
          </w:rPr>
          <w:delText>2, 3, and 4.:</w:delText>
        </w:r>
        <w:r w:rsidDel="009A59FF">
          <w:rPr>
            <w:rFonts w:ascii="Times New Roman" w:hAnsi="Times New Roman" w:cs="Times New Roman"/>
            <w:b/>
            <w:bCs/>
            <w:i/>
            <w:iCs/>
            <w:color w:val="222A35" w:themeColor="text2" w:themeShade="80"/>
          </w:rPr>
          <w:delText xml:space="preserve"> </w:delText>
        </w:r>
        <w:r w:rsidDel="009A59FF">
          <w:rPr>
            <w:rFonts w:ascii="Times New Roman" w:hAnsi="Times New Roman" w:cs="Times New Roman"/>
            <w:color w:val="222A35" w:themeColor="text2" w:themeShade="80"/>
          </w:rPr>
          <w:delText>Showing the</w:delText>
        </w:r>
      </w:del>
      <w:ins w:id="55" w:author="David Hoxley" w:date="2025-09-19T14:45:00Z">
        <w:r w:rsidR="009A59FF">
          <w:rPr>
            <w:rFonts w:ascii="Times New Roman" w:hAnsi="Times New Roman" w:cs="Times New Roman"/>
            <w:b/>
            <w:bCs/>
            <w:color w:val="222A35" w:themeColor="text2" w:themeShade="80"/>
          </w:rPr>
          <w:t xml:space="preserve">Comparison of the </w:t>
        </w:r>
      </w:ins>
      <w:del w:id="56" w:author="David Hoxley" w:date="2025-09-19T14:45:00Z">
        <w:r w:rsidDel="009A59FF">
          <w:rPr>
            <w:rFonts w:ascii="Times New Roman" w:hAnsi="Times New Roman" w:cs="Times New Roman"/>
            <w:color w:val="222A35" w:themeColor="text2" w:themeShade="80"/>
          </w:rPr>
          <w:delText xml:space="preserve"> </w:delText>
        </w:r>
      </w:del>
      <w:ins w:id="57" w:author="David Hoxley" w:date="2025-09-19T14:45:00Z">
        <w:r w:rsidR="009A59FF">
          <w:rPr>
            <w:rFonts w:ascii="Times New Roman" w:hAnsi="Times New Roman" w:cs="Times New Roman"/>
            <w:color w:val="222A35" w:themeColor="text2" w:themeShade="80"/>
          </w:rPr>
          <w:t>c</w:t>
        </w:r>
      </w:ins>
      <w:del w:id="58" w:author="David Hoxley" w:date="2025-09-19T14:45:00Z">
        <w:r w:rsidDel="009A59FF">
          <w:rPr>
            <w:rFonts w:ascii="Times New Roman" w:hAnsi="Times New Roman" w:cs="Times New Roman"/>
            <w:color w:val="222A35" w:themeColor="text2" w:themeShade="80"/>
          </w:rPr>
          <w:delText>C</w:delText>
        </w:r>
      </w:del>
      <w:r>
        <w:rPr>
          <w:rFonts w:ascii="Times New Roman" w:hAnsi="Times New Roman" w:cs="Times New Roman"/>
          <w:color w:val="222A35" w:themeColor="text2" w:themeShade="80"/>
        </w:rPr>
        <w:t xml:space="preserve">alculated, </w:t>
      </w:r>
      <w:del w:id="59" w:author="David Hoxley" w:date="2025-09-19T14:45:00Z">
        <w:r w:rsidDel="009A59FF">
          <w:rPr>
            <w:rFonts w:ascii="Times New Roman" w:hAnsi="Times New Roman" w:cs="Times New Roman"/>
            <w:color w:val="222A35" w:themeColor="text2" w:themeShade="80"/>
          </w:rPr>
          <w:delText xml:space="preserve">and Literature, </w:delText>
        </w:r>
      </w:del>
      <w:r>
        <w:rPr>
          <w:rFonts w:ascii="Times New Roman" w:hAnsi="Times New Roman" w:cs="Times New Roman"/>
          <w:color w:val="222A35" w:themeColor="text2" w:themeShade="80"/>
        </w:rPr>
        <w:t>s and p Atomic Orbitals of Carbon</w:t>
      </w:r>
      <w:ins w:id="60" w:author="David Hoxley" w:date="2025-09-19T14:45:00Z">
        <w:r w:rsidR="009A59FF">
          <w:rPr>
            <w:rFonts w:ascii="Times New Roman" w:hAnsi="Times New Roman" w:cs="Times New Roman"/>
            <w:color w:val="222A35" w:themeColor="text2" w:themeShade="80"/>
          </w:rPr>
          <w:t xml:space="preserve"> with </w:t>
        </w:r>
      </w:ins>
      <w:ins w:id="61" w:author="David Hoxley" w:date="2025-09-19T14:46:00Z">
        <w:r w:rsidR="009A59FF">
          <w:rPr>
            <w:rFonts w:ascii="Times New Roman" w:hAnsi="Times New Roman" w:cs="Times New Roman"/>
            <w:color w:val="222A35" w:themeColor="text2" w:themeShade="80"/>
          </w:rPr>
          <w:t>the</w:t>
        </w:r>
      </w:ins>
      <w:ins w:id="62" w:author="David Hoxley" w:date="2025-09-19T14:47:00Z">
        <w:r w:rsidR="009D708F">
          <w:rPr>
            <w:rFonts w:ascii="Times New Roman" w:hAnsi="Times New Roman" w:cs="Times New Roman"/>
            <w:color w:val="222A35" w:themeColor="text2" w:themeShade="80"/>
          </w:rPr>
          <w:t xml:space="preserve"> values form the </w:t>
        </w:r>
        <w:proofErr w:type="spellStart"/>
        <w:r w:rsidR="009D708F">
          <w:rPr>
            <w:rFonts w:ascii="Times New Roman" w:hAnsi="Times New Roman" w:cs="Times New Roman"/>
            <w:color w:val="222A35" w:themeColor="text2" w:themeShade="80"/>
          </w:rPr>
          <w:t>orbotron</w:t>
        </w:r>
        <w:proofErr w:type="spellEnd"/>
        <w:r w:rsidR="009D708F">
          <w:rPr>
            <w:rFonts w:ascii="Times New Roman" w:hAnsi="Times New Roman" w:cs="Times New Roman"/>
            <w:color w:val="222A35" w:themeColor="text2" w:themeShade="80"/>
          </w:rPr>
          <w:t xml:space="preserve"> </w:t>
        </w:r>
      </w:ins>
      <w:ins w:id="63" w:author="David Hoxley" w:date="2025-09-19T14:46:00Z">
        <w:r w:rsidR="009A59FF">
          <w:rPr>
            <w:rFonts w:ascii="Times New Roman" w:hAnsi="Times New Roman" w:cs="Times New Roman"/>
            <w:color w:val="222A35" w:themeColor="text2" w:themeShade="80"/>
          </w:rPr>
          <w:t>[ref]</w:t>
        </w:r>
      </w:ins>
      <w:proofErr w:type="gramStart"/>
      <w:r>
        <w:rPr>
          <w:rFonts w:ascii="Times New Roman" w:hAnsi="Times New Roman" w:cs="Times New Roman"/>
          <w:color w:val="222A35" w:themeColor="text2" w:themeShade="80"/>
        </w:rPr>
        <w:t>.</w:t>
      </w:r>
      <w:ins w:id="64" w:author="David Hoxley" w:date="2025-09-19T14:46:00Z">
        <w:r w:rsidR="009A59FF">
          <w:rPr>
            <w:rFonts w:ascii="Times New Roman" w:hAnsi="Times New Roman" w:cs="Times New Roman"/>
            <w:color w:val="222A35" w:themeColor="text2" w:themeShade="80"/>
          </w:rPr>
          <w:t xml:space="preserve"> </w:t>
        </w:r>
      </w:ins>
      <w:ins w:id="65" w:author="David Hoxley" w:date="2025-09-19T14:48:00Z">
        <w:r w:rsidR="009D708F">
          <w:rPr>
            <w:rFonts w:ascii="Times New Roman" w:hAnsi="Times New Roman" w:cs="Times New Roman"/>
            <w:color w:val="222A35" w:themeColor="text2" w:themeShade="80"/>
          </w:rPr>
          <w:t>.</w:t>
        </w:r>
        <w:proofErr w:type="gramEnd"/>
        <w:r w:rsidR="009D708F">
          <w:rPr>
            <w:rFonts w:ascii="Times New Roman" w:hAnsi="Times New Roman" w:cs="Times New Roman"/>
            <w:color w:val="222A35" w:themeColor="text2" w:themeShade="80"/>
          </w:rPr>
          <w:t xml:space="preserve"> In this figure the yellow and white represent the posit</w:t>
        </w:r>
      </w:ins>
      <w:commentRangeEnd w:id="50"/>
      <w:ins w:id="66" w:author="David Hoxley" w:date="2025-09-19T15:25:00Z">
        <w:r w:rsidR="00147C33">
          <w:rPr>
            <w:rStyle w:val="CommentReference"/>
          </w:rPr>
          <w:commentReference w:id="50"/>
        </w:r>
      </w:ins>
      <w:ins w:id="67" w:author="David Hoxley" w:date="2025-09-19T14:48:00Z">
        <w:r w:rsidR="009D708F">
          <w:rPr>
            <w:rFonts w:ascii="Times New Roman" w:hAnsi="Times New Roman" w:cs="Times New Roman"/>
            <w:color w:val="222A35" w:themeColor="text2" w:themeShade="80"/>
          </w:rPr>
          <w:t>ive and negative solutions to the wave function.</w:t>
        </w:r>
      </w:ins>
    </w:p>
    <w:p w14:paraId="25169455" w14:textId="24A08711" w:rsidR="00A46608" w:rsidRPr="00E5684E" w:rsidRDefault="009D708F" w:rsidP="009D708F">
      <w:pPr>
        <w:jc w:val="both"/>
        <w:rPr>
          <w:rFonts w:ascii="Times New Roman" w:hAnsi="Times New Roman" w:cs="Times New Roman"/>
          <w:color w:val="222A35" w:themeColor="text2" w:themeShade="80"/>
        </w:rPr>
        <w:pPrChange w:id="68" w:author="David Hoxley" w:date="2025-09-19T14:46:00Z">
          <w:pPr>
            <w:jc w:val="center"/>
          </w:pPr>
        </w:pPrChange>
      </w:pPr>
      <w:ins w:id="69" w:author="David Hoxley" w:date="2025-09-19T14:48:00Z">
        <w:r>
          <w:rPr>
            <w:rFonts w:ascii="Times New Roman" w:hAnsi="Times New Roman" w:cs="Times New Roman"/>
            <w:color w:val="222A35" w:themeColor="text2" w:themeShade="80"/>
          </w:rPr>
          <w:t xml:space="preserve"> </w:t>
        </w:r>
      </w:ins>
      <w:ins w:id="70" w:author="David Hoxley" w:date="2025-09-19T14:46:00Z">
        <w:r w:rsidR="009A59FF">
          <w:rPr>
            <w:rFonts w:ascii="Times New Roman" w:hAnsi="Times New Roman" w:cs="Times New Roman"/>
            <w:color w:val="222A35" w:themeColor="text2" w:themeShade="80"/>
          </w:rPr>
          <w:t xml:space="preserve">(a) </w:t>
        </w:r>
        <w:r w:rsidR="009A59FF">
          <w:rPr>
            <w:rFonts w:ascii="Times New Roman" w:hAnsi="Times New Roman" w:cs="Times New Roman"/>
            <w:color w:val="222A35" w:themeColor="text2" w:themeShade="80"/>
          </w:rPr>
          <w:t>1s atomic orbital of a lone carbon atom</w:t>
        </w:r>
        <w:r w:rsidR="009A59FF">
          <w:rPr>
            <w:rFonts w:ascii="Times New Roman" w:hAnsi="Times New Roman" w:cs="Times New Roman"/>
            <w:color w:val="222A35" w:themeColor="text2" w:themeShade="80"/>
          </w:rPr>
          <w:t xml:space="preserve"> </w:t>
        </w:r>
      </w:ins>
      <w:ins w:id="71" w:author="David Hoxley" w:date="2025-09-19T14:47:00Z">
        <w:r w:rsidR="009A59FF">
          <w:rPr>
            <w:rFonts w:ascii="Times New Roman" w:hAnsi="Times New Roman" w:cs="Times New Roman"/>
            <w:color w:val="222A35" w:themeColor="text2" w:themeShade="80"/>
          </w:rPr>
          <w:t xml:space="preserve">(b) etc </w:t>
        </w:r>
        <w:proofErr w:type="gramStart"/>
        <w:r w:rsidR="009A59FF">
          <w:rPr>
            <w:rFonts w:ascii="Times New Roman" w:hAnsi="Times New Roman" w:cs="Times New Roman"/>
            <w:color w:val="222A35" w:themeColor="text2" w:themeShade="80"/>
          </w:rPr>
          <w:t>c)etc</w:t>
        </w:r>
        <w:proofErr w:type="gramEnd"/>
        <w:r w:rsidR="009A59FF">
          <w:rPr>
            <w:rFonts w:ascii="Times New Roman" w:hAnsi="Times New Roman" w:cs="Times New Roman"/>
            <w:color w:val="222A35" w:themeColor="text2" w:themeShade="80"/>
          </w:rPr>
          <w:t>)</w:t>
        </w:r>
      </w:ins>
    </w:p>
    <w:p w14:paraId="6E455159" w14:textId="77777777" w:rsidR="00A46608" w:rsidRDefault="00A46608" w:rsidP="00A46608">
      <w:pPr>
        <w:jc w:val="both"/>
        <w:rPr>
          <w:rFonts w:ascii="Times New Roman" w:hAnsi="Times New Roman" w:cs="Times New Roman"/>
          <w:b/>
          <w:bCs/>
          <w:color w:val="222A35" w:themeColor="text2" w:themeShade="80"/>
        </w:rPr>
      </w:pPr>
    </w:p>
    <w:p w14:paraId="744EC6AE" w14:textId="77777777" w:rsidR="00A46608" w:rsidRDefault="00A46608" w:rsidP="00A46608">
      <w:pPr>
        <w:jc w:val="both"/>
        <w:rPr>
          <w:rFonts w:ascii="Times New Roman" w:hAnsi="Times New Roman" w:cs="Times New Roman"/>
          <w:color w:val="222A35" w:themeColor="text2" w:themeShade="80"/>
        </w:rPr>
      </w:pPr>
      <w:r w:rsidRPr="00E5684E">
        <w:rPr>
          <w:rFonts w:ascii="Times New Roman" w:hAnsi="Times New Roman" w:cs="Times New Roman"/>
          <w:b/>
          <w:bCs/>
          <w:color w:val="222A35" w:themeColor="text2" w:themeShade="80"/>
        </w:rPr>
        <w:t>Figure 1</w:t>
      </w:r>
      <w:r>
        <w:rPr>
          <w:rFonts w:ascii="Times New Roman" w:hAnsi="Times New Roman" w:cs="Times New Roman"/>
          <w:b/>
          <w:bCs/>
          <w:color w:val="222A35" w:themeColor="text2" w:themeShade="80"/>
        </w:rPr>
        <w:t xml:space="preserve"> </w:t>
      </w:r>
      <w:r>
        <w:rPr>
          <w:rFonts w:ascii="Times New Roman" w:hAnsi="Times New Roman" w:cs="Times New Roman"/>
          <w:color w:val="222A35" w:themeColor="text2" w:themeShade="80"/>
        </w:rPr>
        <w:t xml:space="preserve">(top left) shows the calculated 1s atomic orbital of a lone carbon atom. The calculated orbital matches with the literature present of a 1s orbital. </w:t>
      </w:r>
      <w:r w:rsidRPr="00E5684E">
        <w:rPr>
          <w:rFonts w:ascii="Times New Roman" w:hAnsi="Times New Roman" w:cs="Times New Roman"/>
          <w:b/>
          <w:bCs/>
          <w:color w:val="222A35" w:themeColor="text2" w:themeShade="80"/>
        </w:rPr>
        <w:t>Figure 2</w:t>
      </w:r>
      <w:r>
        <w:rPr>
          <w:rFonts w:ascii="Times New Roman" w:hAnsi="Times New Roman" w:cs="Times New Roman"/>
          <w:color w:val="222A35" w:themeColor="text2" w:themeShade="80"/>
        </w:rPr>
        <w:t xml:space="preserve"> (top right) shows the literature 1s Atomic </w:t>
      </w:r>
      <w:commentRangeStart w:id="72"/>
      <w:r>
        <w:rPr>
          <w:rFonts w:ascii="Times New Roman" w:hAnsi="Times New Roman" w:cs="Times New Roman"/>
          <w:color w:val="222A35" w:themeColor="text2" w:themeShade="80"/>
        </w:rPr>
        <w:t xml:space="preserve">Orbital as taken from the University of Sheffield site </w:t>
      </w:r>
      <w:r>
        <w:rPr>
          <w:rFonts w:ascii="Times New Roman" w:hAnsi="Times New Roman" w:cs="Times New Roman"/>
          <w:i/>
          <w:iCs/>
          <w:color w:val="222A35" w:themeColor="text2" w:themeShade="80"/>
        </w:rPr>
        <w:t>‘The Orbitron</w:t>
      </w:r>
      <w:r>
        <w:rPr>
          <w:rFonts w:ascii="Times New Roman" w:hAnsi="Times New Roman" w:cs="Times New Roman"/>
          <w:i/>
          <w:iCs/>
          <w:color w:val="222A35" w:themeColor="text2" w:themeShade="80"/>
          <w:vertAlign w:val="superscript"/>
        </w:rPr>
        <w:t>TM</w:t>
      </w:r>
      <w:r>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 xml:space="preserve"> created, and updated by, Prof. Mark J. Winter, of the Department of Chemistry at the University of Sheffield. </w:t>
      </w:r>
      <w:commentRangeEnd w:id="72"/>
      <w:r w:rsidR="009D708F">
        <w:rPr>
          <w:rStyle w:val="CommentReference"/>
        </w:rPr>
        <w:commentReference w:id="72"/>
      </w:r>
      <w:r w:rsidRPr="00E5684E">
        <w:rPr>
          <w:rFonts w:ascii="Times New Roman" w:hAnsi="Times New Roman" w:cs="Times New Roman"/>
          <w:b/>
          <w:bCs/>
          <w:color w:val="222A35" w:themeColor="text2" w:themeShade="80"/>
        </w:rPr>
        <w:t>Figure 3</w:t>
      </w:r>
      <w:r>
        <w:rPr>
          <w:rFonts w:ascii="Times New Roman" w:hAnsi="Times New Roman" w:cs="Times New Roman"/>
          <w:color w:val="222A35" w:themeColor="text2" w:themeShade="80"/>
        </w:rPr>
        <w:t xml:space="preserve"> (bottom left) shows the calculated 2p Atomic Orbital of a lone carbon atom. The calculated orbital matches the literature sources of the 2p Atomic Orbital. </w:t>
      </w:r>
      <w:r w:rsidRPr="00E5684E">
        <w:rPr>
          <w:rFonts w:ascii="Times New Roman" w:hAnsi="Times New Roman" w:cs="Times New Roman"/>
          <w:b/>
          <w:bCs/>
          <w:color w:val="222A35" w:themeColor="text2" w:themeShade="80"/>
        </w:rPr>
        <w:t>Figure 4</w:t>
      </w:r>
      <w:r>
        <w:rPr>
          <w:rFonts w:ascii="Times New Roman" w:hAnsi="Times New Roman" w:cs="Times New Roman"/>
          <w:color w:val="222A35" w:themeColor="text2" w:themeShade="80"/>
        </w:rPr>
        <w:t xml:space="preserve"> (bottom right) shows the literature 2p Atomic Orbital as taken from the University of Sheffield site </w:t>
      </w:r>
      <w:r>
        <w:rPr>
          <w:rFonts w:ascii="Times New Roman" w:hAnsi="Times New Roman" w:cs="Times New Roman"/>
          <w:i/>
          <w:iCs/>
          <w:color w:val="222A35" w:themeColor="text2" w:themeShade="80"/>
        </w:rPr>
        <w:t>‘The Orbitron</w:t>
      </w:r>
      <w:r>
        <w:rPr>
          <w:rFonts w:ascii="Times New Roman" w:hAnsi="Times New Roman" w:cs="Times New Roman"/>
          <w:i/>
          <w:iCs/>
          <w:color w:val="222A35" w:themeColor="text2" w:themeShade="80"/>
          <w:vertAlign w:val="superscript"/>
        </w:rPr>
        <w:t>TM</w:t>
      </w:r>
      <w:r>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 xml:space="preserve"> created, and updated, by Prof. Mark J. Winter of the Department of Chemistry at the University of Sheffield</w:t>
      </w:r>
      <w:bookmarkStart w:id="73" w:name="_Hlk209186266"/>
      <w:r>
        <w:rPr>
          <w:rFonts w:ascii="Times New Roman" w:hAnsi="Times New Roman" w:cs="Times New Roman"/>
          <w:color w:val="222A35" w:themeColor="text2" w:themeShade="80"/>
        </w:rPr>
        <w:t>. In this figure the yellow and white represent the positive and negative solutions to the wave function.</w:t>
      </w:r>
    </w:p>
    <w:bookmarkEnd w:id="73"/>
    <w:p w14:paraId="0D28EB17"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w:lastRenderedPageBreak/>
        <mc:AlternateContent>
          <mc:Choice Requires="wpg">
            <w:drawing>
              <wp:anchor distT="0" distB="0" distL="114300" distR="114300" simplePos="0" relativeHeight="251659264" behindDoc="0" locked="0" layoutInCell="1" allowOverlap="1" wp14:anchorId="02B53C95" wp14:editId="7DE1CA9C">
                <wp:simplePos x="0" y="0"/>
                <wp:positionH relativeFrom="margin">
                  <wp:align>center</wp:align>
                </wp:positionH>
                <wp:positionV relativeFrom="paragraph">
                  <wp:posOffset>420370</wp:posOffset>
                </wp:positionV>
                <wp:extent cx="4652645" cy="2385060"/>
                <wp:effectExtent l="0" t="0" r="0" b="0"/>
                <wp:wrapTopAndBottom/>
                <wp:docPr id="1712362629" name="Group 3"/>
                <wp:cNvGraphicFramePr/>
                <a:graphic xmlns:a="http://schemas.openxmlformats.org/drawingml/2006/main">
                  <a:graphicData uri="http://schemas.microsoft.com/office/word/2010/wordprocessingGroup">
                    <wpg:wgp>
                      <wpg:cNvGrpSpPr/>
                      <wpg:grpSpPr>
                        <a:xfrm>
                          <a:off x="0" y="0"/>
                          <a:ext cx="4652645" cy="2385060"/>
                          <a:chOff x="0" y="-38100"/>
                          <a:chExt cx="4652645" cy="2385060"/>
                        </a:xfrm>
                      </wpg:grpSpPr>
                      <wps:wsp>
                        <wps:cNvPr id="2064931019" name="Text Box 1"/>
                        <wps:cNvSpPr txBox="1"/>
                        <wps:spPr>
                          <a:xfrm>
                            <a:off x="0" y="2065020"/>
                            <a:ext cx="4652645" cy="281940"/>
                          </a:xfrm>
                          <a:prstGeom prst="rect">
                            <a:avLst/>
                          </a:prstGeom>
                          <a:noFill/>
                          <a:ln w="6350">
                            <a:noFill/>
                          </a:ln>
                        </wps:spPr>
                        <wps:txbx>
                          <w:txbxContent>
                            <w:p w14:paraId="27C664E1" w14:textId="4588D279" w:rsidR="00977027" w:rsidRPr="008D7E11" w:rsidRDefault="00977027" w:rsidP="00A46608">
                              <w:pPr>
                                <w:jc w:val="center"/>
                                <w:rPr>
                                  <w:rFonts w:ascii="Times New Roman" w:hAnsi="Times New Roman" w:cs="Times New Roman"/>
                                  <w:noProof/>
                                  <w:color w:val="222A35" w:themeColor="text2" w:themeShade="80"/>
                                </w:rPr>
                              </w:pPr>
                              <w:r>
                                <w:rPr>
                                  <w:rFonts w:ascii="Times New Roman" w:hAnsi="Times New Roman" w:cs="Times New Roman"/>
                                  <w:b/>
                                  <w:bCs/>
                                  <w:color w:val="222A35" w:themeColor="text2" w:themeShade="80"/>
                                </w:rPr>
                                <w:t>Fig 5.:</w:t>
                              </w:r>
                              <w:r>
                                <w:rPr>
                                  <w:rFonts w:ascii="Times New Roman" w:hAnsi="Times New Roman" w:cs="Times New Roman"/>
                                  <w:color w:val="222A35" w:themeColor="text2" w:themeShade="80"/>
                                </w:rPr>
                                <w:t xml:space="preserve"> The </w:t>
                              </w:r>
                              <w:del w:id="74" w:author="David Hoxley" w:date="2025-09-19T14:48:00Z">
                                <w:r w:rsidDel="009D708F">
                                  <w:rPr>
                                    <w:rFonts w:ascii="Times New Roman" w:hAnsi="Times New Roman" w:cs="Times New Roman"/>
                                    <w:color w:val="222A35" w:themeColor="text2" w:themeShade="80"/>
                                  </w:rPr>
                                  <w:delText xml:space="preserve">calculated </w:delText>
                                </w:r>
                              </w:del>
                              <w:r>
                                <w:rPr>
                                  <w:rFonts w:ascii="Times New Roman" w:hAnsi="Times New Roman" w:cs="Times New Roman"/>
                                  <w:color w:val="222A35" w:themeColor="text2" w:themeShade="80"/>
                                </w:rPr>
                                <w:t>HOMO of a Carbon Monoxide Molecule</w:t>
                              </w:r>
                              <w:ins w:id="75" w:author="David Hoxley" w:date="2025-09-19T14:48:00Z">
                                <w:r w:rsidR="009D708F">
                                  <w:rPr>
                                    <w:rFonts w:ascii="Times New Roman" w:hAnsi="Times New Roman" w:cs="Times New Roman"/>
                                    <w:color w:val="222A35" w:themeColor="text2" w:themeShade="80"/>
                                  </w:rPr>
                                  <w:t xml:space="preserve"> </w:t>
                                </w:r>
                                <w:proofErr w:type="spellStart"/>
                                <w:proofErr w:type="gramStart"/>
                                <w:r w:rsidR="009D708F">
                                  <w:rPr>
                                    <w:rFonts w:ascii="Times New Roman" w:hAnsi="Times New Roman" w:cs="Times New Roman"/>
                                    <w:color w:val="222A35" w:themeColor="text2" w:themeShade="80"/>
                                  </w:rPr>
                                  <w:t>cal;culated</w:t>
                                </w:r>
                                <w:proofErr w:type="spellEnd"/>
                                <w:proofErr w:type="gramEnd"/>
                                <w:r w:rsidR="009D708F">
                                  <w:rPr>
                                    <w:rFonts w:ascii="Times New Roman" w:hAnsi="Times New Roman" w:cs="Times New Roman"/>
                                    <w:color w:val="222A35" w:themeColor="text2" w:themeShade="80"/>
                                  </w:rPr>
                                  <w:t xml:space="preserve"> using </w:t>
                                </w:r>
                                <w:proofErr w:type="spellStart"/>
                                <w:r w:rsidR="009D708F">
                                  <w:rPr>
                                    <w:rFonts w:ascii="Times New Roman" w:hAnsi="Times New Roman" w:cs="Times New Roman"/>
                                    <w:color w:val="222A35" w:themeColor="text2" w:themeShade="80"/>
                                  </w:rPr>
                                  <w:t>webMO</w:t>
                                </w:r>
                              </w:ins>
                              <w:proofErr w:type="spellEnd"/>
                              <w:r>
                                <w:rPr>
                                  <w:rFonts w:ascii="Times New Roman" w:hAnsi="Times New Roman" w:cs="Times New Roman"/>
                                  <w:color w:val="222A35" w:themeColor="text2" w:themeShade="8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543618" name="Picture 1" descr="A blue and red spheres&#10;&#10;AI-generated content may be incorrec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19100" y="-38100"/>
                            <a:ext cx="2910840" cy="2053590"/>
                          </a:xfrm>
                          <a:prstGeom prst="rect">
                            <a:avLst/>
                          </a:prstGeom>
                        </pic:spPr>
                      </pic:pic>
                    </wpg:wgp>
                  </a:graphicData>
                </a:graphic>
                <wp14:sizeRelV relativeFrom="margin">
                  <wp14:pctHeight>0</wp14:pctHeight>
                </wp14:sizeRelV>
              </wp:anchor>
            </w:drawing>
          </mc:Choice>
          <mc:Fallback>
            <w:pict>
              <v:group w14:anchorId="02B53C95" id="Group 3" o:spid="_x0000_s1026" style="position:absolute;left:0;text-align:left;margin-left:0;margin-top:33.1pt;width:366.35pt;height:187.8pt;z-index:251659264;mso-position-horizontal:center;mso-position-horizontal-relative:margin;mso-height-relative:margin" coordorigin=",-381" coordsize="46526,23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">
                <v:shapetype id="_x0000_t202" coordsize="21600,21600" o:spt="202" path="m,l,21600r21600,l21600,xe">
                  <v:stroke joinstyle="miter"/>
                  <v:path gradientshapeok="t" o:connecttype="rect"/>
                </v:shapetype>
                <v:shape id="Text Box 1" o:spid="_x0000_s1027" type="#_x0000_t202" style="position:absolute;top:20650;width:46526;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" filled="f" stroked="f" strokeweight=".5pt">
                  <v:textbox>
                    <w:txbxContent>
                      <w:p w14:paraId="27C664E1" w14:textId="4588D279" w:rsidR="00977027" w:rsidRPr="008D7E11" w:rsidRDefault="00977027" w:rsidP="00A46608">
                        <w:pPr>
                          <w:jc w:val="center"/>
                          <w:rPr>
                            <w:rFonts w:ascii="Times New Roman" w:hAnsi="Times New Roman" w:cs="Times New Roman"/>
                            <w:noProof/>
                            <w:color w:val="222A35" w:themeColor="text2" w:themeShade="80"/>
                          </w:rPr>
                        </w:pPr>
                        <w:r>
                          <w:rPr>
                            <w:rFonts w:ascii="Times New Roman" w:hAnsi="Times New Roman" w:cs="Times New Roman"/>
                            <w:b/>
                            <w:bCs/>
                            <w:color w:val="222A35" w:themeColor="text2" w:themeShade="80"/>
                          </w:rPr>
                          <w:t>Fig 5.:</w:t>
                        </w:r>
                        <w:r>
                          <w:rPr>
                            <w:rFonts w:ascii="Times New Roman" w:hAnsi="Times New Roman" w:cs="Times New Roman"/>
                            <w:color w:val="222A35" w:themeColor="text2" w:themeShade="80"/>
                          </w:rPr>
                          <w:t xml:space="preserve"> The </w:t>
                        </w:r>
                        <w:del w:id="76" w:author="David Hoxley" w:date="2025-09-19T14:48:00Z">
                          <w:r w:rsidDel="009D708F">
                            <w:rPr>
                              <w:rFonts w:ascii="Times New Roman" w:hAnsi="Times New Roman" w:cs="Times New Roman"/>
                              <w:color w:val="222A35" w:themeColor="text2" w:themeShade="80"/>
                            </w:rPr>
                            <w:delText xml:space="preserve">calculated </w:delText>
                          </w:r>
                        </w:del>
                        <w:r>
                          <w:rPr>
                            <w:rFonts w:ascii="Times New Roman" w:hAnsi="Times New Roman" w:cs="Times New Roman"/>
                            <w:color w:val="222A35" w:themeColor="text2" w:themeShade="80"/>
                          </w:rPr>
                          <w:t>HOMO of a Carbon Monoxide Molecule</w:t>
                        </w:r>
                        <w:ins w:id="77" w:author="David Hoxley" w:date="2025-09-19T14:48:00Z">
                          <w:r w:rsidR="009D708F">
                            <w:rPr>
                              <w:rFonts w:ascii="Times New Roman" w:hAnsi="Times New Roman" w:cs="Times New Roman"/>
                              <w:color w:val="222A35" w:themeColor="text2" w:themeShade="80"/>
                            </w:rPr>
                            <w:t xml:space="preserve"> </w:t>
                          </w:r>
                          <w:proofErr w:type="spellStart"/>
                          <w:proofErr w:type="gramStart"/>
                          <w:r w:rsidR="009D708F">
                            <w:rPr>
                              <w:rFonts w:ascii="Times New Roman" w:hAnsi="Times New Roman" w:cs="Times New Roman"/>
                              <w:color w:val="222A35" w:themeColor="text2" w:themeShade="80"/>
                            </w:rPr>
                            <w:t>cal;culated</w:t>
                          </w:r>
                          <w:proofErr w:type="spellEnd"/>
                          <w:proofErr w:type="gramEnd"/>
                          <w:r w:rsidR="009D708F">
                            <w:rPr>
                              <w:rFonts w:ascii="Times New Roman" w:hAnsi="Times New Roman" w:cs="Times New Roman"/>
                              <w:color w:val="222A35" w:themeColor="text2" w:themeShade="80"/>
                            </w:rPr>
                            <w:t xml:space="preserve"> using </w:t>
                          </w:r>
                          <w:proofErr w:type="spellStart"/>
                          <w:r w:rsidR="009D708F">
                            <w:rPr>
                              <w:rFonts w:ascii="Times New Roman" w:hAnsi="Times New Roman" w:cs="Times New Roman"/>
                              <w:color w:val="222A35" w:themeColor="text2" w:themeShade="80"/>
                            </w:rPr>
                            <w:t>webMO</w:t>
                          </w:r>
                        </w:ins>
                        <w:proofErr w:type="spellEnd"/>
                        <w:r>
                          <w:rPr>
                            <w:rFonts w:ascii="Times New Roman" w:hAnsi="Times New Roman" w:cs="Times New Roman"/>
                            <w:color w:val="222A35" w:themeColor="text2" w:themeShade="80"/>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blue and red spheres&#10;&#10;AI-generated content may be incorrect." style="position:absolute;left:4191;top:-381;width:29108;height:20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">
                  <v:imagedata r:id="rId22" o:title="A blue and red spheres&#10;&#10;AI-generated content may be incorrect"/>
                </v:shape>
                <w10:wrap type="topAndBottom" anchorx="margin"/>
              </v:group>
            </w:pict>
          </mc:Fallback>
        </mc:AlternateContent>
      </w:r>
    </w:p>
    <w:p w14:paraId="75CF77CA" w14:textId="77777777" w:rsidR="00A46608" w:rsidRDefault="00A46608" w:rsidP="00A46608">
      <w:pPr>
        <w:jc w:val="both"/>
        <w:rPr>
          <w:rFonts w:ascii="Times New Roman" w:hAnsi="Times New Roman" w:cs="Times New Roman"/>
          <w:color w:val="222A35" w:themeColor="text2" w:themeShade="80"/>
        </w:rPr>
      </w:pPr>
    </w:p>
    <w:p w14:paraId="3333878E" w14:textId="77777777" w:rsidR="00A46608" w:rsidRDefault="00A46608" w:rsidP="00A46608">
      <w:pPr>
        <w:jc w:val="both"/>
        <w:rPr>
          <w:rFonts w:ascii="Times New Roman" w:hAnsi="Times New Roman" w:cs="Times New Roman"/>
          <w:color w:val="222A35" w:themeColor="text2" w:themeShade="80"/>
        </w:rPr>
      </w:pPr>
      <w:commentRangeStart w:id="78"/>
      <w:commentRangeStart w:id="79"/>
      <w:r>
        <w:rPr>
          <w:rFonts w:ascii="Times New Roman" w:hAnsi="Times New Roman" w:cs="Times New Roman"/>
          <w:color w:val="222A35" w:themeColor="text2" w:themeShade="80"/>
        </w:rPr>
        <w:t xml:space="preserve">Figure 5 shows the calculated HOMO of the CO molecule. The orbital </w:t>
      </w:r>
      <w:commentRangeEnd w:id="78"/>
      <w:r w:rsidR="0049795B">
        <w:rPr>
          <w:rStyle w:val="CommentReference"/>
        </w:rPr>
        <w:commentReference w:id="78"/>
      </w:r>
      <w:commentRangeEnd w:id="79"/>
      <w:r w:rsidR="0049795B">
        <w:rPr>
          <w:rStyle w:val="CommentReference"/>
        </w:rPr>
        <w:commentReference w:id="79"/>
      </w:r>
      <w:r>
        <w:rPr>
          <w:rFonts w:ascii="Times New Roman" w:hAnsi="Times New Roman" w:cs="Times New Roman"/>
          <w:color w:val="222A35" w:themeColor="text2" w:themeShade="80"/>
        </w:rPr>
        <w:t>is a combination of the C ato</w:t>
      </w:r>
      <w:r w:rsidRPr="009D708F">
        <w:rPr>
          <w:rFonts w:ascii="Times New Roman" w:hAnsi="Times New Roman" w:cs="Times New Roman"/>
          <w:color w:val="222A35" w:themeColor="text2" w:themeShade="80"/>
          <w:highlight w:val="yellow"/>
          <w:rPrChange w:id="80" w:author="David Hoxley" w:date="2025-09-19T14:48:00Z">
            <w:rPr>
              <w:rFonts w:ascii="Times New Roman" w:hAnsi="Times New Roman" w:cs="Times New Roman"/>
              <w:color w:val="222A35" w:themeColor="text2" w:themeShade="80"/>
            </w:rPr>
          </w:rPrChange>
        </w:rPr>
        <w:t>m’s</w:t>
      </w:r>
      <w:r>
        <w:rPr>
          <w:rFonts w:ascii="Times New Roman" w:hAnsi="Times New Roman" w:cs="Times New Roman"/>
          <w:color w:val="222A35" w:themeColor="text2" w:themeShade="80"/>
        </w:rPr>
        <w:t xml:space="preserve"> bonding 1s atomic orbital and the O atom’s bonding 2p atomic orbital. The Molecular Orbital is also shown to be ‘in-line’ with the triple bond present in the CO molecule.</w:t>
      </w:r>
    </w:p>
    <w:p w14:paraId="5AE42023"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mc:AlternateContent>
          <mc:Choice Requires="wpg">
            <w:drawing>
              <wp:anchor distT="0" distB="0" distL="114300" distR="114300" simplePos="0" relativeHeight="251661312" behindDoc="0" locked="0" layoutInCell="1" allowOverlap="1" wp14:anchorId="5A26C280" wp14:editId="1C0094C6">
                <wp:simplePos x="0" y="0"/>
                <wp:positionH relativeFrom="margin">
                  <wp:align>center</wp:align>
                </wp:positionH>
                <wp:positionV relativeFrom="paragraph">
                  <wp:posOffset>256540</wp:posOffset>
                </wp:positionV>
                <wp:extent cx="5737860" cy="2954020"/>
                <wp:effectExtent l="0" t="0" r="0" b="0"/>
                <wp:wrapTopAndBottom/>
                <wp:docPr id="553672813" name="Group 5"/>
                <wp:cNvGraphicFramePr/>
                <a:graphic xmlns:a="http://schemas.openxmlformats.org/drawingml/2006/main">
                  <a:graphicData uri="http://schemas.microsoft.com/office/word/2010/wordprocessingGroup">
                    <wpg:wgp>
                      <wpg:cNvGrpSpPr/>
                      <wpg:grpSpPr>
                        <a:xfrm>
                          <a:off x="0" y="0"/>
                          <a:ext cx="5737860" cy="2954020"/>
                          <a:chOff x="0" y="0"/>
                          <a:chExt cx="5737860" cy="2954020"/>
                        </a:xfrm>
                      </wpg:grpSpPr>
                      <pic:pic xmlns:pic="http://schemas.openxmlformats.org/drawingml/2006/picture">
                        <pic:nvPicPr>
                          <pic:cNvPr id="973023949"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685800" y="0"/>
                            <a:ext cx="2388235" cy="2392680"/>
                          </a:xfrm>
                          <a:prstGeom prst="rect">
                            <a:avLst/>
                          </a:prstGeom>
                        </pic:spPr>
                      </pic:pic>
                      <wps:wsp>
                        <wps:cNvPr id="326822770" name="Text Box 1"/>
                        <wps:cNvSpPr txBox="1"/>
                        <wps:spPr>
                          <a:xfrm>
                            <a:off x="0" y="2407920"/>
                            <a:ext cx="5737860" cy="546100"/>
                          </a:xfrm>
                          <a:prstGeom prst="rect">
                            <a:avLst/>
                          </a:prstGeom>
                          <a:noFill/>
                          <a:ln w="6350">
                            <a:noFill/>
                          </a:ln>
                        </wps:spPr>
                        <wps:txbx>
                          <w:txbxContent>
                            <w:p w14:paraId="0118CE94" w14:textId="288E83FC" w:rsidR="00977027" w:rsidRPr="00277BD7"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6.:</w:t>
                              </w:r>
                              <w:r>
                                <w:rPr>
                                  <w:rFonts w:ascii="Times New Roman" w:hAnsi="Times New Roman" w:cs="Times New Roman"/>
                                  <w:color w:val="222A35" w:themeColor="text2" w:themeShade="80"/>
                                </w:rPr>
                                <w:t xml:space="preserve"> The calculated LUMO of a Carbon Monoxide Molecule.</w:t>
                              </w:r>
                              <w:ins w:id="81" w:author="David Hoxley" w:date="2025-09-19T14:49:00Z">
                                <w:r w:rsidR="009D708F">
                                  <w:rPr>
                                    <w:rFonts w:ascii="Times New Roman" w:hAnsi="Times New Roman" w:cs="Times New Roman"/>
                                    <w:color w:val="222A35" w:themeColor="text2" w:themeShade="80"/>
                                  </w:rPr>
                                  <w:t xml:space="preserve"> The red thing is…. The black thing is… the numbers 1 and 2 mean….</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5A26C280" id="Group 5" o:spid="_x0000_s1029" style="position:absolute;left:0;text-align:left;margin-left:0;margin-top:20.2pt;width:451.8pt;height:232.6pt;z-index:251661312;mso-position-horizontal:center;mso-position-horizontal-relative:margin" coordsize="57378,29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">
                <v:shape id="Picture 1" o:spid="_x0000_s1030" type="#_x0000_t75" style="position:absolute;left:6858;width:23882;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">
                  <v:imagedata r:id="rId24" o:title=""/>
                </v:shape>
                <v:shape id="Text Box 1" o:spid="_x0000_s1031" type="#_x0000_t202" style="position:absolute;top:24079;width:57378;height:5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" filled="f" stroked="f" strokeweight=".5pt">
                  <v:textbox style="mso-fit-shape-to-text:t">
                    <w:txbxContent>
                      <w:p w14:paraId="0118CE94" w14:textId="288E83FC" w:rsidR="00977027" w:rsidRPr="00277BD7"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6.:</w:t>
                        </w:r>
                        <w:r>
                          <w:rPr>
                            <w:rFonts w:ascii="Times New Roman" w:hAnsi="Times New Roman" w:cs="Times New Roman"/>
                            <w:color w:val="222A35" w:themeColor="text2" w:themeShade="80"/>
                          </w:rPr>
                          <w:t xml:space="preserve"> The calculated LUMO of a Carbon Monoxide Molecule.</w:t>
                        </w:r>
                        <w:ins w:id="82" w:author="David Hoxley" w:date="2025-09-19T14:49:00Z">
                          <w:r w:rsidR="009D708F">
                            <w:rPr>
                              <w:rFonts w:ascii="Times New Roman" w:hAnsi="Times New Roman" w:cs="Times New Roman"/>
                              <w:color w:val="222A35" w:themeColor="text2" w:themeShade="80"/>
                            </w:rPr>
                            <w:t xml:space="preserve"> The red thing is…. The black thing is… the numbers 1 and 2 mean….</w:t>
                          </w:r>
                        </w:ins>
                      </w:p>
                    </w:txbxContent>
                  </v:textbox>
                </v:shape>
                <w10:wrap type="topAndBottom" anchorx="margin"/>
              </v:group>
            </w:pict>
          </mc:Fallback>
        </mc:AlternateContent>
      </w:r>
    </w:p>
    <w:p w14:paraId="7CB1B87A"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Figure 6 shows the calculated LUMO of the CO molecule. The orbital is a destructive combination of the antibonding p atomic orbitals, specifically the π</w:t>
      </w:r>
      <w:r>
        <w:rPr>
          <w:rFonts w:ascii="Times New Roman" w:hAnsi="Times New Roman" w:cs="Times New Roman"/>
          <w:color w:val="222A35" w:themeColor="text2" w:themeShade="80"/>
          <w:vertAlign w:val="superscript"/>
        </w:rPr>
        <w:t>*</w:t>
      </w:r>
      <w:r>
        <w:rPr>
          <w:rFonts w:ascii="Times New Roman" w:hAnsi="Times New Roman" w:cs="Times New Roman"/>
          <w:color w:val="222A35" w:themeColor="text2" w:themeShade="80"/>
        </w:rPr>
        <w:t xml:space="preserve"> antibonding present in both the C and O atoms. The Molecular Orbital is also shown to be perpendicular with the triple bond present in the CO molecule.</w:t>
      </w:r>
    </w:p>
    <w:p w14:paraId="48FF1163" w14:textId="77777777" w:rsidR="00A46608" w:rsidRPr="00B3181B" w:rsidRDefault="00A46608" w:rsidP="00A46608">
      <w:pPr>
        <w:jc w:val="both"/>
        <w:rPr>
          <w:rFonts w:ascii="Times New Roman" w:hAnsi="Times New Roman" w:cs="Times New Roman"/>
          <w:color w:val="222A35" w:themeColor="text2" w:themeShade="80"/>
        </w:rPr>
      </w:pPr>
    </w:p>
    <w:p w14:paraId="7C4AE08C"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w:lastRenderedPageBreak/>
        <mc:AlternateContent>
          <mc:Choice Requires="wpg">
            <w:drawing>
              <wp:anchor distT="0" distB="0" distL="114300" distR="114300" simplePos="0" relativeHeight="251660288" behindDoc="0" locked="0" layoutInCell="1" allowOverlap="1" wp14:anchorId="5D583576" wp14:editId="1C07DF4A">
                <wp:simplePos x="0" y="0"/>
                <wp:positionH relativeFrom="margin">
                  <wp:align>center</wp:align>
                </wp:positionH>
                <wp:positionV relativeFrom="paragraph">
                  <wp:posOffset>358775</wp:posOffset>
                </wp:positionV>
                <wp:extent cx="3272790" cy="2140585"/>
                <wp:effectExtent l="0" t="0" r="3810" b="0"/>
                <wp:wrapTopAndBottom/>
                <wp:docPr id="1251641134" name="Group 4"/>
                <wp:cNvGraphicFramePr/>
                <a:graphic xmlns:a="http://schemas.openxmlformats.org/drawingml/2006/main">
                  <a:graphicData uri="http://schemas.microsoft.com/office/word/2010/wordprocessingGroup">
                    <wpg:wgp>
                      <wpg:cNvGrpSpPr/>
                      <wpg:grpSpPr>
                        <a:xfrm>
                          <a:off x="0" y="0"/>
                          <a:ext cx="3272790" cy="2140585"/>
                          <a:chOff x="0" y="0"/>
                          <a:chExt cx="3272790" cy="2140585"/>
                        </a:xfrm>
                      </wpg:grpSpPr>
                      <wps:wsp>
                        <wps:cNvPr id="1083412418" name="Text Box 1"/>
                        <wps:cNvSpPr txBox="1"/>
                        <wps:spPr>
                          <a:xfrm>
                            <a:off x="213360" y="1767840"/>
                            <a:ext cx="2849245" cy="372745"/>
                          </a:xfrm>
                          <a:prstGeom prst="rect">
                            <a:avLst/>
                          </a:prstGeom>
                          <a:noFill/>
                          <a:ln w="6350">
                            <a:noFill/>
                          </a:ln>
                        </wps:spPr>
                        <wps:txbx>
                          <w:txbxContent>
                            <w:p w14:paraId="2FB9B824" w14:textId="77777777" w:rsidR="00977027" w:rsidRPr="001340DB" w:rsidRDefault="00977027"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 xml:space="preserve">Fig 7.: </w:t>
                              </w:r>
                              <w:r>
                                <w:rPr>
                                  <w:rFonts w:ascii="Times New Roman" w:hAnsi="Times New Roman" w:cs="Times New Roman"/>
                                  <w:color w:val="222A35" w:themeColor="text2" w:themeShade="80"/>
                                </w:rPr>
                                <w:t>The LUMO of Chloromethane (CH</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Cl).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359384165"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72790" cy="1760220"/>
                          </a:xfrm>
                          <a:prstGeom prst="rect">
                            <a:avLst/>
                          </a:prstGeom>
                        </pic:spPr>
                      </pic:pic>
                    </wpg:wgp>
                  </a:graphicData>
                </a:graphic>
              </wp:anchor>
            </w:drawing>
          </mc:Choice>
          <mc:Fallback>
            <w:pict>
              <v:group w14:anchorId="5D583576" id="Group 4" o:spid="_x0000_s1032" style="position:absolute;left:0;text-align:left;margin-left:0;margin-top:28.25pt;width:257.7pt;height:168.55pt;z-index:251660288;mso-position-horizontal:center;mso-position-horizontal-relative:margin" coordsize="32727,21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">
                <v:shape id="Text Box 1" o:spid="_x0000_s1033" type="#_x0000_t202" style="position:absolute;left:2133;top:17678;width:28493;height:3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" filled="f" stroked="f" strokeweight=".5pt">
                  <v:textbox style="mso-fit-shape-to-text:t">
                    <w:txbxContent>
                      <w:p w14:paraId="2FB9B824" w14:textId="77777777" w:rsidR="00977027" w:rsidRPr="001340DB" w:rsidRDefault="00977027"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 xml:space="preserve">Fig 7.: </w:t>
                        </w:r>
                        <w:r>
                          <w:rPr>
                            <w:rFonts w:ascii="Times New Roman" w:hAnsi="Times New Roman" w:cs="Times New Roman"/>
                            <w:color w:val="222A35" w:themeColor="text2" w:themeShade="80"/>
                          </w:rPr>
                          <w:t>The LUMO of Chloromethane (CH</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Cl).</w:t>
                        </w:r>
                      </w:p>
                    </w:txbxContent>
                  </v:textbox>
                </v:shape>
                <v:shape id="Picture 1" o:spid="_x0000_s1034" type="#_x0000_t75" style="position:absolute;width:32727;height:1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">
                  <v:imagedata r:id="rId26" o:title=""/>
                </v:shape>
                <w10:wrap type="topAndBottom" anchorx="margin"/>
              </v:group>
            </w:pict>
          </mc:Fallback>
        </mc:AlternateContent>
      </w:r>
    </w:p>
    <w:p w14:paraId="5F95560A"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Figure 7 shows the calculated LUMO of the CH</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Cl molecule. The orbital is a destructive combination of the antibonding p atomic orbitals, specifically the σ</w:t>
      </w:r>
      <w:r>
        <w:rPr>
          <w:rFonts w:ascii="Times New Roman" w:hAnsi="Times New Roman" w:cs="Times New Roman"/>
          <w:color w:val="222A35" w:themeColor="text2" w:themeShade="80"/>
          <w:vertAlign w:val="superscript"/>
        </w:rPr>
        <w:t>*</w:t>
      </w:r>
      <w:r>
        <w:rPr>
          <w:rFonts w:ascii="Times New Roman" w:hAnsi="Times New Roman" w:cs="Times New Roman"/>
          <w:color w:val="222A35" w:themeColor="text2" w:themeShade="80"/>
        </w:rPr>
        <w:t xml:space="preserve"> antibonding present in both the C and Cl atoms. The Molecular Orbital is also shown to be ‘in-line’ with the single bond present between the C and Cl atoms.</w:t>
      </w:r>
    </w:p>
    <w:p w14:paraId="7F12AF25"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mc:AlternateContent>
          <mc:Choice Requires="wpg">
            <w:drawing>
              <wp:anchor distT="0" distB="0" distL="114300" distR="114300" simplePos="0" relativeHeight="251663360" behindDoc="0" locked="0" layoutInCell="1" allowOverlap="1" wp14:anchorId="750DD12D" wp14:editId="2E1EAD80">
                <wp:simplePos x="0" y="0"/>
                <wp:positionH relativeFrom="margin">
                  <wp:align>center</wp:align>
                </wp:positionH>
                <wp:positionV relativeFrom="paragraph">
                  <wp:posOffset>287020</wp:posOffset>
                </wp:positionV>
                <wp:extent cx="2409825" cy="2414905"/>
                <wp:effectExtent l="0" t="0" r="9525" b="4445"/>
                <wp:wrapTopAndBottom/>
                <wp:docPr id="1183879042" name="Group 10"/>
                <wp:cNvGraphicFramePr/>
                <a:graphic xmlns:a="http://schemas.openxmlformats.org/drawingml/2006/main">
                  <a:graphicData uri="http://schemas.microsoft.com/office/word/2010/wordprocessingGroup">
                    <wpg:wgp>
                      <wpg:cNvGrpSpPr/>
                      <wpg:grpSpPr>
                        <a:xfrm>
                          <a:off x="0" y="0"/>
                          <a:ext cx="2409825" cy="2414905"/>
                          <a:chOff x="0" y="0"/>
                          <a:chExt cx="2409825" cy="2414905"/>
                        </a:xfrm>
                      </wpg:grpSpPr>
                      <pic:pic xmlns:pic="http://schemas.openxmlformats.org/drawingml/2006/picture">
                        <pic:nvPicPr>
                          <pic:cNvPr id="1170953601" name="Picture 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5720" y="0"/>
                            <a:ext cx="2346960" cy="2047875"/>
                          </a:xfrm>
                          <a:prstGeom prst="rect">
                            <a:avLst/>
                          </a:prstGeom>
                        </pic:spPr>
                      </pic:pic>
                      <wps:wsp>
                        <wps:cNvPr id="1224047546" name="Text Box 1"/>
                        <wps:cNvSpPr txBox="1"/>
                        <wps:spPr>
                          <a:xfrm>
                            <a:off x="0" y="2042160"/>
                            <a:ext cx="2409825" cy="372745"/>
                          </a:xfrm>
                          <a:prstGeom prst="rect">
                            <a:avLst/>
                          </a:prstGeom>
                          <a:noFill/>
                          <a:ln w="6350">
                            <a:noFill/>
                          </a:ln>
                        </wps:spPr>
                        <wps:txbx>
                          <w:txbxContent>
                            <w:p w14:paraId="02DA15A6" w14:textId="77777777" w:rsidR="00977027" w:rsidRPr="00BF05C7"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8.:</w:t>
                              </w:r>
                              <w:r>
                                <w:rPr>
                                  <w:rFonts w:ascii="Times New Roman" w:hAnsi="Times New Roman" w:cs="Times New Roman"/>
                                  <w:color w:val="222A35" w:themeColor="text2" w:themeShade="80"/>
                                </w:rPr>
                                <w:t xml:space="preserve"> The HOMO of Ethylene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750DD12D" id="Group 10" o:spid="_x0000_s1035" style="position:absolute;left:0;text-align:left;margin-left:0;margin-top:22.6pt;width:189.75pt;height:190.15pt;z-index:251663360;mso-position-horizontal:center;mso-position-horizontal-relative:margin" coordsize="24098,24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">
                <v:shape id="Picture 9" o:spid="_x0000_s1036" type="#_x0000_t75" style="position:absolute;left:457;width:23469;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">
                  <v:imagedata r:id="rId28" o:title=""/>
                </v:shape>
                <v:shape id="Text Box 1" o:spid="_x0000_s1037" type="#_x0000_t202" style="position:absolute;top:20421;width:24098;height:37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" filled="f" stroked="f" strokeweight=".5pt">
                  <v:textbox style="mso-fit-shape-to-text:t">
                    <w:txbxContent>
                      <w:p w14:paraId="02DA15A6" w14:textId="77777777" w:rsidR="00977027" w:rsidRPr="00BF05C7"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8.:</w:t>
                        </w:r>
                        <w:r>
                          <w:rPr>
                            <w:rFonts w:ascii="Times New Roman" w:hAnsi="Times New Roman" w:cs="Times New Roman"/>
                            <w:color w:val="222A35" w:themeColor="text2" w:themeShade="80"/>
                          </w:rPr>
                          <w:t xml:space="preserve"> The HOMO of Ethylene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w:t>
                        </w:r>
                      </w:p>
                    </w:txbxContent>
                  </v:textbox>
                </v:shape>
                <w10:wrap type="topAndBottom" anchorx="margin"/>
              </v:group>
            </w:pict>
          </mc:Fallback>
        </mc:AlternateContent>
      </w:r>
    </w:p>
    <w:p w14:paraId="0AD625C4"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Figure 8 shows the calculated HOMO of the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 xml:space="preserve"> molecule. The orbital is a constructive combination of the bonding 2p orbitals present in the C atoms. The Molecular Orbital is also shown to be perpendicular with the double bond present in the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 xml:space="preserve"> molecule.</w:t>
      </w:r>
    </w:p>
    <w:p w14:paraId="5473857A" w14:textId="77777777" w:rsidR="00A46608" w:rsidRDefault="00A46608" w:rsidP="00A46608">
      <w:pPr>
        <w:jc w:val="both"/>
        <w:rPr>
          <w:rFonts w:ascii="Times New Roman" w:hAnsi="Times New Roman" w:cs="Times New Roman"/>
          <w:color w:val="222A35" w:themeColor="text2" w:themeShade="80"/>
        </w:rPr>
      </w:pPr>
    </w:p>
    <w:p w14:paraId="6ED478C7" w14:textId="77777777" w:rsidR="00A46608"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Table 2.:</w:t>
      </w:r>
      <w:r>
        <w:rPr>
          <w:rFonts w:ascii="Times New Roman" w:hAnsi="Times New Roman" w:cs="Times New Roman"/>
          <w:color w:val="222A35" w:themeColor="text2" w:themeShade="80"/>
        </w:rPr>
        <w:t xml:space="preserve"> The Calculated Natural Bond Orbitals of Ethylene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w:t>
      </w:r>
    </w:p>
    <w:tbl>
      <w:tblPr>
        <w:tblStyle w:val="TableGrid"/>
        <w:tblW w:w="0" w:type="auto"/>
        <w:jc w:val="center"/>
        <w:tblLook w:val="04A0" w:firstRow="1" w:lastRow="0" w:firstColumn="1" w:lastColumn="0" w:noHBand="0" w:noVBand="1"/>
      </w:tblPr>
      <w:tblGrid>
        <w:gridCol w:w="1266"/>
        <w:gridCol w:w="1281"/>
        <w:gridCol w:w="1984"/>
        <w:gridCol w:w="1418"/>
      </w:tblGrid>
      <w:tr w:rsidR="00A46608" w14:paraId="64BC9825" w14:textId="77777777" w:rsidTr="00977027">
        <w:trPr>
          <w:jc w:val="center"/>
        </w:trPr>
        <w:tc>
          <w:tcPr>
            <w:tcW w:w="1266" w:type="dxa"/>
            <w:shd w:val="clear" w:color="auto" w:fill="404040" w:themeFill="text1" w:themeFillTint="BF"/>
          </w:tcPr>
          <w:p w14:paraId="682A53DD"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Orbital:</w:t>
            </w:r>
          </w:p>
        </w:tc>
        <w:tc>
          <w:tcPr>
            <w:tcW w:w="1281" w:type="dxa"/>
            <w:shd w:val="clear" w:color="auto" w:fill="404040" w:themeFill="text1" w:themeFillTint="BF"/>
          </w:tcPr>
          <w:p w14:paraId="3AE042F1"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Type:</w:t>
            </w:r>
          </w:p>
        </w:tc>
        <w:tc>
          <w:tcPr>
            <w:tcW w:w="1984" w:type="dxa"/>
            <w:shd w:val="clear" w:color="auto" w:fill="404040" w:themeFill="text1" w:themeFillTint="BF"/>
          </w:tcPr>
          <w:p w14:paraId="4874E27B"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Location/variant.</w:t>
            </w:r>
          </w:p>
        </w:tc>
        <w:tc>
          <w:tcPr>
            <w:tcW w:w="1418" w:type="dxa"/>
            <w:shd w:val="clear" w:color="auto" w:fill="404040" w:themeFill="text1" w:themeFillTint="BF"/>
          </w:tcPr>
          <w:p w14:paraId="472154BC"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Occupancy:</w:t>
            </w:r>
          </w:p>
        </w:tc>
      </w:tr>
      <w:tr w:rsidR="00A46608" w14:paraId="3ED94AC9" w14:textId="77777777" w:rsidTr="00977027">
        <w:trPr>
          <w:jc w:val="center"/>
        </w:trPr>
        <w:tc>
          <w:tcPr>
            <w:tcW w:w="1266" w:type="dxa"/>
            <w:shd w:val="clear" w:color="auto" w:fill="404040" w:themeFill="text1" w:themeFillTint="BF"/>
          </w:tcPr>
          <w:p w14:paraId="3225BA34"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1</w:t>
            </w:r>
          </w:p>
        </w:tc>
        <w:tc>
          <w:tcPr>
            <w:tcW w:w="1281" w:type="dxa"/>
          </w:tcPr>
          <w:p w14:paraId="6C6532E8" w14:textId="77777777" w:rsidR="00A46608" w:rsidRPr="00D237AA" w:rsidRDefault="00A46608" w:rsidP="00977027">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Bond.</w:t>
            </w:r>
          </w:p>
        </w:tc>
        <w:tc>
          <w:tcPr>
            <w:tcW w:w="1984" w:type="dxa"/>
          </w:tcPr>
          <w:p w14:paraId="015EDC35" w14:textId="77777777" w:rsidR="00A46608" w:rsidRPr="00D237AA" w:rsidRDefault="00A46608" w:rsidP="00977027">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w:t>
            </w:r>
            <w:r w:rsidRPr="00D237AA">
              <w:rPr>
                <w:rFonts w:ascii="Times New Roman" w:hAnsi="Times New Roman" w:cs="Times New Roman"/>
                <w:color w:val="1F3864" w:themeColor="accent1" w:themeShade="80"/>
                <w:vertAlign w:val="subscript"/>
              </w:rPr>
              <w:t>1</w:t>
            </w:r>
            <w:r w:rsidRPr="00D237AA">
              <w:rPr>
                <w:rFonts w:ascii="Times New Roman" w:hAnsi="Times New Roman" w:cs="Times New Roman"/>
                <w:color w:val="1F3864" w:themeColor="accent1" w:themeShade="80"/>
              </w:rPr>
              <w:t>-C</w:t>
            </w:r>
            <w:r w:rsidRPr="00D237AA">
              <w:rPr>
                <w:rFonts w:ascii="Times New Roman" w:hAnsi="Times New Roman" w:cs="Times New Roman"/>
                <w:color w:val="1F3864" w:themeColor="accent1" w:themeShade="80"/>
                <w:vertAlign w:val="subscript"/>
              </w:rPr>
              <w:t>2</w:t>
            </w:r>
            <w:r w:rsidRPr="00D237AA">
              <w:rPr>
                <w:rFonts w:ascii="Times New Roman" w:hAnsi="Times New Roman" w:cs="Times New Roman"/>
                <w:color w:val="1F3864" w:themeColor="accent1" w:themeShade="80"/>
              </w:rPr>
              <w:t xml:space="preserve"> π-bond.</w:t>
            </w:r>
          </w:p>
        </w:tc>
        <w:tc>
          <w:tcPr>
            <w:tcW w:w="1418" w:type="dxa"/>
          </w:tcPr>
          <w:p w14:paraId="2F327C5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1.9999</w:t>
            </w:r>
          </w:p>
        </w:tc>
      </w:tr>
      <w:tr w:rsidR="00A46608" w14:paraId="078D3BBE" w14:textId="77777777" w:rsidTr="00977027">
        <w:trPr>
          <w:jc w:val="center"/>
        </w:trPr>
        <w:tc>
          <w:tcPr>
            <w:tcW w:w="1266" w:type="dxa"/>
            <w:shd w:val="clear" w:color="auto" w:fill="404040" w:themeFill="text1" w:themeFillTint="BF"/>
          </w:tcPr>
          <w:p w14:paraId="3116C7F1"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2</w:t>
            </w:r>
          </w:p>
        </w:tc>
        <w:tc>
          <w:tcPr>
            <w:tcW w:w="1281" w:type="dxa"/>
          </w:tcPr>
          <w:p w14:paraId="52012C49" w14:textId="77777777" w:rsidR="00A46608" w:rsidRPr="00D237AA" w:rsidRDefault="00A46608" w:rsidP="00977027">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Bond.</w:t>
            </w:r>
          </w:p>
        </w:tc>
        <w:tc>
          <w:tcPr>
            <w:tcW w:w="1984" w:type="dxa"/>
          </w:tcPr>
          <w:p w14:paraId="120CCE27" w14:textId="77777777" w:rsidR="00A46608" w:rsidRPr="00D237AA" w:rsidRDefault="00A46608" w:rsidP="00977027">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w:t>
            </w:r>
            <w:r w:rsidRPr="00D237AA">
              <w:rPr>
                <w:rFonts w:ascii="Times New Roman" w:hAnsi="Times New Roman" w:cs="Times New Roman"/>
                <w:color w:val="1F3864" w:themeColor="accent1" w:themeShade="80"/>
                <w:vertAlign w:val="subscript"/>
              </w:rPr>
              <w:t>1</w:t>
            </w:r>
            <w:r w:rsidRPr="00D237AA">
              <w:rPr>
                <w:rFonts w:ascii="Times New Roman" w:hAnsi="Times New Roman" w:cs="Times New Roman"/>
                <w:color w:val="1F3864" w:themeColor="accent1" w:themeShade="80"/>
              </w:rPr>
              <w:t>-C</w:t>
            </w:r>
            <w:r w:rsidRPr="00D237AA">
              <w:rPr>
                <w:rFonts w:ascii="Times New Roman" w:hAnsi="Times New Roman" w:cs="Times New Roman"/>
                <w:color w:val="1F3864" w:themeColor="accent1" w:themeShade="80"/>
                <w:vertAlign w:val="subscript"/>
              </w:rPr>
              <w:t>2</w:t>
            </w:r>
            <w:r w:rsidRPr="00D237AA">
              <w:rPr>
                <w:rFonts w:ascii="Times New Roman" w:hAnsi="Times New Roman" w:cs="Times New Roman"/>
                <w:color w:val="1F3864" w:themeColor="accent1" w:themeShade="80"/>
              </w:rPr>
              <w:t xml:space="preserve"> σ-bond.</w:t>
            </w:r>
          </w:p>
        </w:tc>
        <w:tc>
          <w:tcPr>
            <w:tcW w:w="1418" w:type="dxa"/>
          </w:tcPr>
          <w:p w14:paraId="104D7BA6"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1.9965</w:t>
            </w:r>
          </w:p>
        </w:tc>
      </w:tr>
      <w:tr w:rsidR="00A46608" w14:paraId="2E9116F5" w14:textId="77777777" w:rsidTr="00977027">
        <w:trPr>
          <w:jc w:val="center"/>
        </w:trPr>
        <w:tc>
          <w:tcPr>
            <w:tcW w:w="1266" w:type="dxa"/>
            <w:shd w:val="clear" w:color="auto" w:fill="404040" w:themeFill="text1" w:themeFillTint="BF"/>
          </w:tcPr>
          <w:p w14:paraId="5039907C"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3</w:t>
            </w:r>
          </w:p>
        </w:tc>
        <w:tc>
          <w:tcPr>
            <w:tcW w:w="1281" w:type="dxa"/>
          </w:tcPr>
          <w:p w14:paraId="4B68C22F" w14:textId="77777777" w:rsidR="00A46608" w:rsidRPr="00D237AA" w:rsidRDefault="00A46608" w:rsidP="00977027">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Bond.</w:t>
            </w:r>
          </w:p>
        </w:tc>
        <w:tc>
          <w:tcPr>
            <w:tcW w:w="1984" w:type="dxa"/>
          </w:tcPr>
          <w:p w14:paraId="0CEE5673" w14:textId="77777777" w:rsidR="00A46608" w:rsidRPr="00D237AA" w:rsidRDefault="00A46608" w:rsidP="00977027">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w:t>
            </w:r>
            <w:r w:rsidRPr="00D237AA">
              <w:rPr>
                <w:rFonts w:ascii="Times New Roman" w:hAnsi="Times New Roman" w:cs="Times New Roman"/>
                <w:color w:val="1F3864" w:themeColor="accent1" w:themeShade="80"/>
                <w:vertAlign w:val="subscript"/>
              </w:rPr>
              <w:t>1</w:t>
            </w:r>
            <w:r w:rsidRPr="00D237AA">
              <w:rPr>
                <w:rFonts w:ascii="Times New Roman" w:hAnsi="Times New Roman" w:cs="Times New Roman"/>
                <w:color w:val="1F3864" w:themeColor="accent1" w:themeShade="80"/>
              </w:rPr>
              <w:t>-</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5</w:t>
            </w:r>
            <w:r w:rsidRPr="00D237AA">
              <w:rPr>
                <w:rFonts w:ascii="Times New Roman" w:hAnsi="Times New Roman" w:cs="Times New Roman"/>
                <w:color w:val="1F3864" w:themeColor="accent1" w:themeShade="80"/>
              </w:rPr>
              <w:t xml:space="preserve"> σ-bond.</w:t>
            </w:r>
          </w:p>
        </w:tc>
        <w:tc>
          <w:tcPr>
            <w:tcW w:w="1418" w:type="dxa"/>
          </w:tcPr>
          <w:p w14:paraId="2E77374B"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1.9872</w:t>
            </w:r>
          </w:p>
        </w:tc>
      </w:tr>
      <w:tr w:rsidR="00A46608" w14:paraId="45DFB829" w14:textId="77777777" w:rsidTr="00977027">
        <w:trPr>
          <w:jc w:val="center"/>
        </w:trPr>
        <w:tc>
          <w:tcPr>
            <w:tcW w:w="1266" w:type="dxa"/>
            <w:shd w:val="clear" w:color="auto" w:fill="404040" w:themeFill="text1" w:themeFillTint="BF"/>
          </w:tcPr>
          <w:p w14:paraId="0F2A7F43"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4</w:t>
            </w:r>
          </w:p>
        </w:tc>
        <w:tc>
          <w:tcPr>
            <w:tcW w:w="1281" w:type="dxa"/>
          </w:tcPr>
          <w:p w14:paraId="6C60E10A" w14:textId="77777777" w:rsidR="00A46608" w:rsidRPr="00D237AA" w:rsidRDefault="00A46608" w:rsidP="00977027">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Bond.</w:t>
            </w:r>
          </w:p>
        </w:tc>
        <w:tc>
          <w:tcPr>
            <w:tcW w:w="1984" w:type="dxa"/>
          </w:tcPr>
          <w:p w14:paraId="5BA62335" w14:textId="77777777" w:rsidR="00A46608" w:rsidRPr="00D237AA" w:rsidRDefault="00A46608" w:rsidP="00977027">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w:t>
            </w:r>
            <w:r w:rsidRPr="00D237AA">
              <w:rPr>
                <w:rFonts w:ascii="Times New Roman" w:hAnsi="Times New Roman" w:cs="Times New Roman"/>
                <w:color w:val="1F3864" w:themeColor="accent1" w:themeShade="80"/>
                <w:vertAlign w:val="subscript"/>
              </w:rPr>
              <w:t>1</w:t>
            </w:r>
            <w:r w:rsidRPr="00D237AA">
              <w:rPr>
                <w:rFonts w:ascii="Times New Roman" w:hAnsi="Times New Roman" w:cs="Times New Roman"/>
                <w:color w:val="1F3864" w:themeColor="accent1" w:themeShade="80"/>
              </w:rPr>
              <w:t>-</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6</w:t>
            </w:r>
            <w:r w:rsidRPr="00D237AA">
              <w:rPr>
                <w:rFonts w:ascii="Times New Roman" w:hAnsi="Times New Roman" w:cs="Times New Roman"/>
                <w:color w:val="1F3864" w:themeColor="accent1" w:themeShade="80"/>
              </w:rPr>
              <w:t xml:space="preserve"> σ-bond.</w:t>
            </w:r>
          </w:p>
        </w:tc>
        <w:tc>
          <w:tcPr>
            <w:tcW w:w="1418" w:type="dxa"/>
          </w:tcPr>
          <w:p w14:paraId="0FA19BB9"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1.9872</w:t>
            </w:r>
          </w:p>
        </w:tc>
      </w:tr>
      <w:tr w:rsidR="00A46608" w14:paraId="107CF16B" w14:textId="77777777" w:rsidTr="00977027">
        <w:trPr>
          <w:jc w:val="center"/>
        </w:trPr>
        <w:tc>
          <w:tcPr>
            <w:tcW w:w="1266" w:type="dxa"/>
            <w:shd w:val="clear" w:color="auto" w:fill="404040" w:themeFill="text1" w:themeFillTint="BF"/>
          </w:tcPr>
          <w:p w14:paraId="32A8E053"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5</w:t>
            </w:r>
          </w:p>
        </w:tc>
        <w:tc>
          <w:tcPr>
            <w:tcW w:w="1281" w:type="dxa"/>
          </w:tcPr>
          <w:p w14:paraId="13B2AB6B" w14:textId="77777777" w:rsidR="00A46608" w:rsidRPr="00D237AA" w:rsidRDefault="00A46608" w:rsidP="00977027">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Bond.</w:t>
            </w:r>
          </w:p>
        </w:tc>
        <w:tc>
          <w:tcPr>
            <w:tcW w:w="1984" w:type="dxa"/>
          </w:tcPr>
          <w:p w14:paraId="4866E47D" w14:textId="77777777" w:rsidR="00A46608" w:rsidRPr="00D237AA" w:rsidRDefault="00A46608" w:rsidP="00977027">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sidRPr="00D237AA">
              <w:rPr>
                <w:rFonts w:ascii="Times New Roman" w:hAnsi="Times New Roman" w:cs="Times New Roman"/>
                <w:color w:val="1F3864" w:themeColor="accent1" w:themeShade="80"/>
              </w:rPr>
              <w:t>-</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3</w:t>
            </w:r>
            <w:r w:rsidRPr="00D237AA">
              <w:rPr>
                <w:rFonts w:ascii="Times New Roman" w:hAnsi="Times New Roman" w:cs="Times New Roman"/>
                <w:color w:val="1F3864" w:themeColor="accent1" w:themeShade="80"/>
              </w:rPr>
              <w:t xml:space="preserve"> σ-bond.</w:t>
            </w:r>
          </w:p>
        </w:tc>
        <w:tc>
          <w:tcPr>
            <w:tcW w:w="1418" w:type="dxa"/>
          </w:tcPr>
          <w:p w14:paraId="2E58673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1.9872</w:t>
            </w:r>
          </w:p>
        </w:tc>
      </w:tr>
      <w:tr w:rsidR="00A46608" w14:paraId="3B090B53" w14:textId="77777777" w:rsidTr="00977027">
        <w:trPr>
          <w:jc w:val="center"/>
        </w:trPr>
        <w:tc>
          <w:tcPr>
            <w:tcW w:w="1266" w:type="dxa"/>
            <w:shd w:val="clear" w:color="auto" w:fill="404040" w:themeFill="text1" w:themeFillTint="BF"/>
          </w:tcPr>
          <w:p w14:paraId="24464514"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6</w:t>
            </w:r>
          </w:p>
        </w:tc>
        <w:tc>
          <w:tcPr>
            <w:tcW w:w="1281" w:type="dxa"/>
          </w:tcPr>
          <w:p w14:paraId="36D4D460" w14:textId="77777777" w:rsidR="00A46608" w:rsidRPr="00D237AA" w:rsidRDefault="00A46608" w:rsidP="00977027">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Bond.</w:t>
            </w:r>
          </w:p>
        </w:tc>
        <w:tc>
          <w:tcPr>
            <w:tcW w:w="1984" w:type="dxa"/>
          </w:tcPr>
          <w:p w14:paraId="1DE444FD" w14:textId="77777777" w:rsidR="00A46608" w:rsidRPr="00D237AA" w:rsidRDefault="00A46608" w:rsidP="00977027">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sidRPr="00D237AA">
              <w:rPr>
                <w:rFonts w:ascii="Times New Roman" w:hAnsi="Times New Roman" w:cs="Times New Roman"/>
                <w:color w:val="1F3864" w:themeColor="accent1" w:themeShade="80"/>
              </w:rPr>
              <w:t>-</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4</w:t>
            </w:r>
            <w:r w:rsidRPr="00D237AA">
              <w:rPr>
                <w:rFonts w:ascii="Times New Roman" w:hAnsi="Times New Roman" w:cs="Times New Roman"/>
                <w:color w:val="1F3864" w:themeColor="accent1" w:themeShade="80"/>
              </w:rPr>
              <w:t xml:space="preserve"> σ-bond.</w:t>
            </w:r>
          </w:p>
        </w:tc>
        <w:tc>
          <w:tcPr>
            <w:tcW w:w="1418" w:type="dxa"/>
          </w:tcPr>
          <w:p w14:paraId="593756C8"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1.9872</w:t>
            </w:r>
          </w:p>
        </w:tc>
      </w:tr>
      <w:tr w:rsidR="00A46608" w14:paraId="1EA255E8" w14:textId="77777777" w:rsidTr="00977027">
        <w:trPr>
          <w:jc w:val="center"/>
        </w:trPr>
        <w:tc>
          <w:tcPr>
            <w:tcW w:w="1266" w:type="dxa"/>
            <w:shd w:val="clear" w:color="auto" w:fill="404040" w:themeFill="text1" w:themeFillTint="BF"/>
          </w:tcPr>
          <w:p w14:paraId="650452BB"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7</w:t>
            </w:r>
          </w:p>
        </w:tc>
        <w:tc>
          <w:tcPr>
            <w:tcW w:w="1281" w:type="dxa"/>
          </w:tcPr>
          <w:p w14:paraId="71E6B921" w14:textId="77777777" w:rsidR="00A46608" w:rsidRPr="00D237AA" w:rsidRDefault="00A46608" w:rsidP="00977027">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Core.</w:t>
            </w:r>
          </w:p>
        </w:tc>
        <w:tc>
          <w:tcPr>
            <w:tcW w:w="1984" w:type="dxa"/>
          </w:tcPr>
          <w:p w14:paraId="3B592817"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 xml:space="preserve"> 1s Orbital.</w:t>
            </w:r>
          </w:p>
        </w:tc>
        <w:tc>
          <w:tcPr>
            <w:tcW w:w="1418" w:type="dxa"/>
          </w:tcPr>
          <w:p w14:paraId="6663D2FE"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1.9992</w:t>
            </w:r>
          </w:p>
        </w:tc>
      </w:tr>
      <w:tr w:rsidR="00A46608" w14:paraId="2CA95EA9" w14:textId="77777777" w:rsidTr="00977027">
        <w:trPr>
          <w:jc w:val="center"/>
        </w:trPr>
        <w:tc>
          <w:tcPr>
            <w:tcW w:w="1266" w:type="dxa"/>
            <w:shd w:val="clear" w:color="auto" w:fill="404040" w:themeFill="text1" w:themeFillTint="BF"/>
          </w:tcPr>
          <w:p w14:paraId="54C673E1"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8</w:t>
            </w:r>
          </w:p>
        </w:tc>
        <w:tc>
          <w:tcPr>
            <w:tcW w:w="1281" w:type="dxa"/>
          </w:tcPr>
          <w:p w14:paraId="5C586D55" w14:textId="77777777" w:rsidR="00A46608" w:rsidRPr="00D237AA" w:rsidRDefault="00A46608" w:rsidP="00977027">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Core.</w:t>
            </w:r>
          </w:p>
        </w:tc>
        <w:tc>
          <w:tcPr>
            <w:tcW w:w="1984" w:type="dxa"/>
          </w:tcPr>
          <w:p w14:paraId="4767339D"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 xml:space="preserve"> 1s Orbital.</w:t>
            </w:r>
          </w:p>
        </w:tc>
        <w:tc>
          <w:tcPr>
            <w:tcW w:w="1418" w:type="dxa"/>
          </w:tcPr>
          <w:p w14:paraId="5D33F0C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1.9992</w:t>
            </w:r>
          </w:p>
        </w:tc>
      </w:tr>
    </w:tbl>
    <w:p w14:paraId="78A134BC" w14:textId="77777777" w:rsidR="00A46608" w:rsidRDefault="00A46608" w:rsidP="00A46608">
      <w:pPr>
        <w:jc w:val="both"/>
        <w:rPr>
          <w:rFonts w:ascii="Times New Roman" w:hAnsi="Times New Roman" w:cs="Times New Roman"/>
          <w:color w:val="222A35" w:themeColor="text2" w:themeShade="80"/>
        </w:rPr>
      </w:pPr>
    </w:p>
    <w:p w14:paraId="5B710B1A"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lastRenderedPageBreak/>
        <w:t xml:space="preserve">Table 2 shows that the orbitals 1-6, </w:t>
      </w:r>
      <w:commentRangeStart w:id="83"/>
      <w:r>
        <w:rPr>
          <w:rFonts w:ascii="Times New Roman" w:hAnsi="Times New Roman" w:cs="Times New Roman"/>
          <w:color w:val="222A35" w:themeColor="text2" w:themeShade="80"/>
        </w:rPr>
        <w:t xml:space="preserve">arbitrary numbering provided by </w:t>
      </w:r>
      <w:proofErr w:type="spellStart"/>
      <w:r>
        <w:rPr>
          <w:rFonts w:ascii="Times New Roman" w:hAnsi="Times New Roman" w:cs="Times New Roman"/>
          <w:color w:val="222A35" w:themeColor="text2" w:themeShade="80"/>
        </w:rPr>
        <w:t>WebMO</w:t>
      </w:r>
      <w:commentRangeEnd w:id="83"/>
      <w:proofErr w:type="spellEnd"/>
      <w:r w:rsidR="0096289E">
        <w:rPr>
          <w:rStyle w:val="CommentReference"/>
        </w:rPr>
        <w:commentReference w:id="83"/>
      </w:r>
      <w:r>
        <w:rPr>
          <w:rFonts w:ascii="Times New Roman" w:hAnsi="Times New Roman" w:cs="Times New Roman"/>
          <w:color w:val="222A35" w:themeColor="text2" w:themeShade="80"/>
        </w:rPr>
        <w:t>, are all bonding orbitals with orbital 1 being the π-bond between the C atoms, orbital 2 being the σ-bond between the C atoms, Orbitals 3-6 being the σ-bonds present between the C atoms and the H atoms, and orbitals 7-8 being the 1s atomic orbitals present in the separate C atoms. The occupancy of each orbital is also shown to be approximately 2 which is expected.</w:t>
      </w:r>
    </w:p>
    <w:p w14:paraId="1AC3D990" w14:textId="77777777" w:rsidR="00A46608" w:rsidRDefault="00A46608" w:rsidP="00A46608">
      <w:pPr>
        <w:jc w:val="both"/>
        <w:rPr>
          <w:rFonts w:ascii="Times New Roman" w:hAnsi="Times New Roman" w:cs="Times New Roman"/>
          <w:color w:val="222A35" w:themeColor="text2" w:themeShade="80"/>
        </w:rPr>
      </w:pPr>
    </w:p>
    <w:p w14:paraId="667E191D" w14:textId="77777777" w:rsidR="00A46608" w:rsidRPr="00A70278"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Table 3.:</w:t>
      </w:r>
      <w:r>
        <w:rPr>
          <w:rFonts w:ascii="Times New Roman" w:hAnsi="Times New Roman" w:cs="Times New Roman"/>
          <w:color w:val="222A35" w:themeColor="text2" w:themeShade="80"/>
        </w:rPr>
        <w:t xml:space="preserve"> The Calculated Bond Orders of Ethylene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w:t>
      </w:r>
    </w:p>
    <w:tbl>
      <w:tblPr>
        <w:tblStyle w:val="TableGrid"/>
        <w:tblW w:w="0" w:type="auto"/>
        <w:jc w:val="center"/>
        <w:tblLook w:val="04A0" w:firstRow="1" w:lastRow="0" w:firstColumn="1" w:lastColumn="0" w:noHBand="0" w:noVBand="1"/>
      </w:tblPr>
      <w:tblGrid>
        <w:gridCol w:w="1141"/>
        <w:gridCol w:w="1222"/>
        <w:gridCol w:w="1134"/>
        <w:gridCol w:w="993"/>
        <w:gridCol w:w="850"/>
        <w:gridCol w:w="992"/>
        <w:gridCol w:w="851"/>
      </w:tblGrid>
      <w:tr w:rsidR="00A46608" w14:paraId="20AFF3C7" w14:textId="77777777" w:rsidTr="00977027">
        <w:trPr>
          <w:jc w:val="center"/>
        </w:trPr>
        <w:tc>
          <w:tcPr>
            <w:tcW w:w="1141" w:type="dxa"/>
            <w:shd w:val="clear" w:color="auto" w:fill="404040" w:themeFill="text1" w:themeFillTint="BF"/>
          </w:tcPr>
          <w:p w14:paraId="0E966965" w14:textId="77777777" w:rsidR="00A46608" w:rsidRPr="00C74982" w:rsidRDefault="00A46608" w:rsidP="00977027">
            <w:pPr>
              <w:jc w:val="both"/>
              <w:rPr>
                <w:rFonts w:ascii="Times New Roman" w:hAnsi="Times New Roman" w:cs="Times New Roman"/>
                <w:b/>
                <w:bCs/>
                <w:color w:val="FFFFFF" w:themeColor="background1"/>
              </w:rPr>
            </w:pPr>
            <w:r w:rsidRPr="00C74982">
              <w:rPr>
                <w:rFonts w:ascii="Times New Roman" w:hAnsi="Times New Roman" w:cs="Times New Roman"/>
                <w:b/>
                <w:bCs/>
                <w:color w:val="FFFFFF" w:themeColor="background1"/>
              </w:rPr>
              <w:t>Atom:</w:t>
            </w:r>
          </w:p>
        </w:tc>
        <w:tc>
          <w:tcPr>
            <w:tcW w:w="1222" w:type="dxa"/>
            <w:shd w:val="clear" w:color="auto" w:fill="404040" w:themeFill="text1" w:themeFillTint="BF"/>
          </w:tcPr>
          <w:p w14:paraId="3B5604D5" w14:textId="77777777" w:rsidR="00A46608" w:rsidRPr="00E9421D"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1</w:t>
            </w:r>
            <w:r>
              <w:rPr>
                <w:rFonts w:ascii="Times New Roman" w:hAnsi="Times New Roman" w:cs="Times New Roman"/>
                <w:b/>
                <w:bCs/>
                <w:color w:val="FFFFFF" w:themeColor="background1"/>
              </w:rPr>
              <w:t>:</w:t>
            </w:r>
          </w:p>
        </w:tc>
        <w:tc>
          <w:tcPr>
            <w:tcW w:w="1134" w:type="dxa"/>
            <w:shd w:val="clear" w:color="auto" w:fill="404040" w:themeFill="text1" w:themeFillTint="BF"/>
          </w:tcPr>
          <w:p w14:paraId="6E04419B"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2</w:t>
            </w:r>
            <w:r w:rsidRPr="001E1269">
              <w:rPr>
                <w:rFonts w:ascii="Times New Roman" w:hAnsi="Times New Roman" w:cs="Times New Roman"/>
                <w:b/>
                <w:bCs/>
                <w:color w:val="FFFFFF" w:themeColor="background1"/>
              </w:rPr>
              <w:t>:</w:t>
            </w:r>
          </w:p>
        </w:tc>
        <w:tc>
          <w:tcPr>
            <w:tcW w:w="993" w:type="dxa"/>
            <w:shd w:val="clear" w:color="auto" w:fill="404040" w:themeFill="text1" w:themeFillTint="BF"/>
          </w:tcPr>
          <w:p w14:paraId="3455DC88" w14:textId="77777777" w:rsidR="00A46608" w:rsidRPr="00E9421D"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3</w:t>
            </w:r>
            <w:r>
              <w:rPr>
                <w:rFonts w:ascii="Times New Roman" w:hAnsi="Times New Roman" w:cs="Times New Roman"/>
                <w:b/>
                <w:bCs/>
                <w:color w:val="FFFFFF" w:themeColor="background1"/>
              </w:rPr>
              <w:t>:</w:t>
            </w:r>
          </w:p>
        </w:tc>
        <w:tc>
          <w:tcPr>
            <w:tcW w:w="850" w:type="dxa"/>
            <w:shd w:val="clear" w:color="auto" w:fill="404040" w:themeFill="text1" w:themeFillTint="BF"/>
          </w:tcPr>
          <w:p w14:paraId="5CFA25BF" w14:textId="77777777" w:rsidR="00A46608" w:rsidRPr="00E9421D"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4</w:t>
            </w:r>
            <w:r>
              <w:rPr>
                <w:rFonts w:ascii="Times New Roman" w:hAnsi="Times New Roman" w:cs="Times New Roman"/>
                <w:b/>
                <w:bCs/>
                <w:color w:val="FFFFFF" w:themeColor="background1"/>
              </w:rPr>
              <w:t>:</w:t>
            </w:r>
          </w:p>
        </w:tc>
        <w:tc>
          <w:tcPr>
            <w:tcW w:w="992" w:type="dxa"/>
            <w:shd w:val="clear" w:color="auto" w:fill="404040" w:themeFill="text1" w:themeFillTint="BF"/>
          </w:tcPr>
          <w:p w14:paraId="0386F026" w14:textId="77777777" w:rsidR="00A46608" w:rsidRPr="00E9421D"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5</w:t>
            </w:r>
            <w:r>
              <w:rPr>
                <w:rFonts w:ascii="Times New Roman" w:hAnsi="Times New Roman" w:cs="Times New Roman"/>
                <w:b/>
                <w:bCs/>
                <w:color w:val="FFFFFF" w:themeColor="background1"/>
              </w:rPr>
              <w:t>:</w:t>
            </w:r>
          </w:p>
        </w:tc>
        <w:tc>
          <w:tcPr>
            <w:tcW w:w="851" w:type="dxa"/>
            <w:shd w:val="clear" w:color="auto" w:fill="404040" w:themeFill="text1" w:themeFillTint="BF"/>
          </w:tcPr>
          <w:p w14:paraId="6AB79A86" w14:textId="77777777" w:rsidR="00A46608" w:rsidRPr="00E9421D" w:rsidRDefault="00A46608" w:rsidP="00977027">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6</w:t>
            </w:r>
          </w:p>
        </w:tc>
      </w:tr>
      <w:tr w:rsidR="00A46608" w14:paraId="0096E231" w14:textId="77777777" w:rsidTr="00977027">
        <w:trPr>
          <w:jc w:val="center"/>
        </w:trPr>
        <w:tc>
          <w:tcPr>
            <w:tcW w:w="1141" w:type="dxa"/>
            <w:shd w:val="clear" w:color="auto" w:fill="404040" w:themeFill="text1" w:themeFillTint="BF"/>
          </w:tcPr>
          <w:p w14:paraId="1927DEC1"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1</w:t>
            </w:r>
          </w:p>
        </w:tc>
        <w:tc>
          <w:tcPr>
            <w:tcW w:w="1222" w:type="dxa"/>
          </w:tcPr>
          <w:p w14:paraId="29995434"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1134" w:type="dxa"/>
          </w:tcPr>
          <w:p w14:paraId="7A400A4E" w14:textId="77777777" w:rsidR="00A46608" w:rsidRPr="00D237AA" w:rsidRDefault="00A46608" w:rsidP="00977027">
            <w:pPr>
              <w:jc w:val="both"/>
              <w:rPr>
                <w:rFonts w:ascii="Times New Roman" w:hAnsi="Times New Roman" w:cs="Times New Roman"/>
                <w:color w:val="1F3864" w:themeColor="accent1" w:themeShade="80"/>
              </w:rPr>
            </w:pPr>
          </w:p>
        </w:tc>
        <w:tc>
          <w:tcPr>
            <w:tcW w:w="993" w:type="dxa"/>
          </w:tcPr>
          <w:p w14:paraId="05D8541E" w14:textId="77777777" w:rsidR="00A46608" w:rsidRDefault="00A46608" w:rsidP="00977027">
            <w:pPr>
              <w:jc w:val="both"/>
              <w:rPr>
                <w:rFonts w:ascii="Times New Roman" w:hAnsi="Times New Roman" w:cs="Times New Roman"/>
                <w:color w:val="1F3864" w:themeColor="accent1" w:themeShade="80"/>
              </w:rPr>
            </w:pPr>
          </w:p>
        </w:tc>
        <w:tc>
          <w:tcPr>
            <w:tcW w:w="850" w:type="dxa"/>
          </w:tcPr>
          <w:p w14:paraId="571FA716" w14:textId="77777777" w:rsidR="00A46608" w:rsidRDefault="00A46608" w:rsidP="00977027">
            <w:pPr>
              <w:jc w:val="both"/>
              <w:rPr>
                <w:rFonts w:ascii="Times New Roman" w:hAnsi="Times New Roman" w:cs="Times New Roman"/>
                <w:color w:val="1F3864" w:themeColor="accent1" w:themeShade="80"/>
              </w:rPr>
            </w:pPr>
          </w:p>
        </w:tc>
        <w:tc>
          <w:tcPr>
            <w:tcW w:w="992" w:type="dxa"/>
          </w:tcPr>
          <w:p w14:paraId="7459ECED" w14:textId="77777777" w:rsidR="00A46608" w:rsidRDefault="00A46608" w:rsidP="00977027">
            <w:pPr>
              <w:jc w:val="both"/>
              <w:rPr>
                <w:rFonts w:ascii="Times New Roman" w:hAnsi="Times New Roman" w:cs="Times New Roman"/>
                <w:color w:val="1F3864" w:themeColor="accent1" w:themeShade="80"/>
              </w:rPr>
            </w:pPr>
          </w:p>
        </w:tc>
        <w:tc>
          <w:tcPr>
            <w:tcW w:w="851" w:type="dxa"/>
          </w:tcPr>
          <w:p w14:paraId="38E33C8E" w14:textId="77777777" w:rsidR="00A46608" w:rsidRDefault="00A46608" w:rsidP="00977027">
            <w:pPr>
              <w:jc w:val="both"/>
              <w:rPr>
                <w:rFonts w:ascii="Times New Roman" w:hAnsi="Times New Roman" w:cs="Times New Roman"/>
                <w:color w:val="1F3864" w:themeColor="accent1" w:themeShade="80"/>
              </w:rPr>
            </w:pPr>
          </w:p>
        </w:tc>
      </w:tr>
      <w:tr w:rsidR="00A46608" w14:paraId="61DE650F" w14:textId="77777777" w:rsidTr="00977027">
        <w:trPr>
          <w:jc w:val="center"/>
        </w:trPr>
        <w:tc>
          <w:tcPr>
            <w:tcW w:w="1141" w:type="dxa"/>
            <w:shd w:val="clear" w:color="auto" w:fill="404040" w:themeFill="text1" w:themeFillTint="BF"/>
          </w:tcPr>
          <w:p w14:paraId="377013AB"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2</w:t>
            </w:r>
          </w:p>
        </w:tc>
        <w:tc>
          <w:tcPr>
            <w:tcW w:w="1222" w:type="dxa"/>
          </w:tcPr>
          <w:p w14:paraId="61AF64DB"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2.035</w:t>
            </w:r>
          </w:p>
        </w:tc>
        <w:tc>
          <w:tcPr>
            <w:tcW w:w="1134" w:type="dxa"/>
          </w:tcPr>
          <w:p w14:paraId="20BD13C8"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3" w:type="dxa"/>
          </w:tcPr>
          <w:p w14:paraId="10AC9A8E" w14:textId="77777777" w:rsidR="00A46608" w:rsidRDefault="00A46608" w:rsidP="00977027">
            <w:pPr>
              <w:jc w:val="both"/>
              <w:rPr>
                <w:rFonts w:ascii="Times New Roman" w:hAnsi="Times New Roman" w:cs="Times New Roman"/>
                <w:color w:val="1F3864" w:themeColor="accent1" w:themeShade="80"/>
              </w:rPr>
            </w:pPr>
          </w:p>
        </w:tc>
        <w:tc>
          <w:tcPr>
            <w:tcW w:w="850" w:type="dxa"/>
          </w:tcPr>
          <w:p w14:paraId="48B1E438" w14:textId="77777777" w:rsidR="00A46608" w:rsidRDefault="00A46608" w:rsidP="00977027">
            <w:pPr>
              <w:jc w:val="both"/>
              <w:rPr>
                <w:rFonts w:ascii="Times New Roman" w:hAnsi="Times New Roman" w:cs="Times New Roman"/>
                <w:color w:val="1F3864" w:themeColor="accent1" w:themeShade="80"/>
              </w:rPr>
            </w:pPr>
          </w:p>
        </w:tc>
        <w:tc>
          <w:tcPr>
            <w:tcW w:w="992" w:type="dxa"/>
          </w:tcPr>
          <w:p w14:paraId="6B8D1FBE" w14:textId="77777777" w:rsidR="00A46608" w:rsidRDefault="00A46608" w:rsidP="00977027">
            <w:pPr>
              <w:jc w:val="both"/>
              <w:rPr>
                <w:rFonts w:ascii="Times New Roman" w:hAnsi="Times New Roman" w:cs="Times New Roman"/>
                <w:color w:val="1F3864" w:themeColor="accent1" w:themeShade="80"/>
              </w:rPr>
            </w:pPr>
          </w:p>
        </w:tc>
        <w:tc>
          <w:tcPr>
            <w:tcW w:w="851" w:type="dxa"/>
          </w:tcPr>
          <w:p w14:paraId="2007AF57" w14:textId="77777777" w:rsidR="00A46608" w:rsidRDefault="00A46608" w:rsidP="00977027">
            <w:pPr>
              <w:jc w:val="both"/>
              <w:rPr>
                <w:rFonts w:ascii="Times New Roman" w:hAnsi="Times New Roman" w:cs="Times New Roman"/>
                <w:color w:val="1F3864" w:themeColor="accent1" w:themeShade="80"/>
              </w:rPr>
            </w:pPr>
          </w:p>
        </w:tc>
      </w:tr>
      <w:tr w:rsidR="00A46608" w14:paraId="16553107" w14:textId="77777777" w:rsidTr="00977027">
        <w:trPr>
          <w:jc w:val="center"/>
        </w:trPr>
        <w:tc>
          <w:tcPr>
            <w:tcW w:w="1141" w:type="dxa"/>
            <w:shd w:val="clear" w:color="auto" w:fill="404040" w:themeFill="text1" w:themeFillTint="BF"/>
          </w:tcPr>
          <w:p w14:paraId="2BD7E317"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3</w:t>
            </w:r>
          </w:p>
        </w:tc>
        <w:tc>
          <w:tcPr>
            <w:tcW w:w="1222" w:type="dxa"/>
          </w:tcPr>
          <w:p w14:paraId="142FBFC0"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1134" w:type="dxa"/>
          </w:tcPr>
          <w:p w14:paraId="06DBECC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0.93</w:t>
            </w:r>
          </w:p>
        </w:tc>
        <w:tc>
          <w:tcPr>
            <w:tcW w:w="993" w:type="dxa"/>
          </w:tcPr>
          <w:p w14:paraId="3E17B229"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50" w:type="dxa"/>
          </w:tcPr>
          <w:p w14:paraId="2E1AB240" w14:textId="77777777" w:rsidR="00A46608" w:rsidRDefault="00A46608" w:rsidP="00977027">
            <w:pPr>
              <w:jc w:val="both"/>
              <w:rPr>
                <w:rFonts w:ascii="Times New Roman" w:hAnsi="Times New Roman" w:cs="Times New Roman"/>
                <w:color w:val="1F3864" w:themeColor="accent1" w:themeShade="80"/>
              </w:rPr>
            </w:pPr>
          </w:p>
        </w:tc>
        <w:tc>
          <w:tcPr>
            <w:tcW w:w="992" w:type="dxa"/>
          </w:tcPr>
          <w:p w14:paraId="5135158B" w14:textId="77777777" w:rsidR="00A46608" w:rsidRDefault="00A46608" w:rsidP="00977027">
            <w:pPr>
              <w:jc w:val="both"/>
              <w:rPr>
                <w:rFonts w:ascii="Times New Roman" w:hAnsi="Times New Roman" w:cs="Times New Roman"/>
                <w:color w:val="1F3864" w:themeColor="accent1" w:themeShade="80"/>
              </w:rPr>
            </w:pPr>
          </w:p>
        </w:tc>
        <w:tc>
          <w:tcPr>
            <w:tcW w:w="851" w:type="dxa"/>
          </w:tcPr>
          <w:p w14:paraId="7C885C98" w14:textId="77777777" w:rsidR="00A46608" w:rsidRDefault="00A46608" w:rsidP="00977027">
            <w:pPr>
              <w:jc w:val="both"/>
              <w:rPr>
                <w:rFonts w:ascii="Times New Roman" w:hAnsi="Times New Roman" w:cs="Times New Roman"/>
                <w:color w:val="1F3864" w:themeColor="accent1" w:themeShade="80"/>
              </w:rPr>
            </w:pPr>
          </w:p>
        </w:tc>
      </w:tr>
      <w:tr w:rsidR="00A46608" w14:paraId="17A5E5FB" w14:textId="77777777" w:rsidTr="00977027">
        <w:trPr>
          <w:jc w:val="center"/>
        </w:trPr>
        <w:tc>
          <w:tcPr>
            <w:tcW w:w="1141" w:type="dxa"/>
            <w:shd w:val="clear" w:color="auto" w:fill="404040" w:themeFill="text1" w:themeFillTint="BF"/>
          </w:tcPr>
          <w:p w14:paraId="5D468C1E"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4</w:t>
            </w:r>
          </w:p>
        </w:tc>
        <w:tc>
          <w:tcPr>
            <w:tcW w:w="1222" w:type="dxa"/>
          </w:tcPr>
          <w:p w14:paraId="767A4C0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1134" w:type="dxa"/>
          </w:tcPr>
          <w:p w14:paraId="4CC4001C"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0.93</w:t>
            </w:r>
          </w:p>
        </w:tc>
        <w:tc>
          <w:tcPr>
            <w:tcW w:w="993" w:type="dxa"/>
          </w:tcPr>
          <w:p w14:paraId="16452258"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50" w:type="dxa"/>
          </w:tcPr>
          <w:p w14:paraId="75433A38"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2" w:type="dxa"/>
          </w:tcPr>
          <w:p w14:paraId="2F1D75A6" w14:textId="77777777" w:rsidR="00A46608" w:rsidRDefault="00A46608" w:rsidP="00977027">
            <w:pPr>
              <w:jc w:val="both"/>
              <w:rPr>
                <w:rFonts w:ascii="Times New Roman" w:hAnsi="Times New Roman" w:cs="Times New Roman"/>
                <w:color w:val="1F3864" w:themeColor="accent1" w:themeShade="80"/>
              </w:rPr>
            </w:pPr>
          </w:p>
        </w:tc>
        <w:tc>
          <w:tcPr>
            <w:tcW w:w="851" w:type="dxa"/>
          </w:tcPr>
          <w:p w14:paraId="18372C29" w14:textId="77777777" w:rsidR="00A46608" w:rsidRDefault="00A46608" w:rsidP="00977027">
            <w:pPr>
              <w:jc w:val="both"/>
              <w:rPr>
                <w:rFonts w:ascii="Times New Roman" w:hAnsi="Times New Roman" w:cs="Times New Roman"/>
                <w:color w:val="1F3864" w:themeColor="accent1" w:themeShade="80"/>
              </w:rPr>
            </w:pPr>
          </w:p>
        </w:tc>
      </w:tr>
      <w:tr w:rsidR="00A46608" w14:paraId="6BD36EA8" w14:textId="77777777" w:rsidTr="00977027">
        <w:trPr>
          <w:jc w:val="center"/>
        </w:trPr>
        <w:tc>
          <w:tcPr>
            <w:tcW w:w="1141" w:type="dxa"/>
            <w:shd w:val="clear" w:color="auto" w:fill="404040" w:themeFill="text1" w:themeFillTint="BF"/>
          </w:tcPr>
          <w:p w14:paraId="527493CB"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5</w:t>
            </w:r>
          </w:p>
        </w:tc>
        <w:tc>
          <w:tcPr>
            <w:tcW w:w="1222" w:type="dxa"/>
          </w:tcPr>
          <w:p w14:paraId="5D56A2C5"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0.93</w:t>
            </w:r>
          </w:p>
        </w:tc>
        <w:tc>
          <w:tcPr>
            <w:tcW w:w="1134" w:type="dxa"/>
          </w:tcPr>
          <w:p w14:paraId="5FAF391B"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3" w:type="dxa"/>
          </w:tcPr>
          <w:p w14:paraId="602E9CF8"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50" w:type="dxa"/>
          </w:tcPr>
          <w:p w14:paraId="7748BFF7"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0.02</w:t>
            </w:r>
          </w:p>
        </w:tc>
        <w:tc>
          <w:tcPr>
            <w:tcW w:w="992" w:type="dxa"/>
          </w:tcPr>
          <w:p w14:paraId="3CF959D2"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51" w:type="dxa"/>
          </w:tcPr>
          <w:p w14:paraId="44F7A721" w14:textId="77777777" w:rsidR="00A46608" w:rsidRDefault="00A46608" w:rsidP="00977027">
            <w:pPr>
              <w:jc w:val="both"/>
              <w:rPr>
                <w:rFonts w:ascii="Times New Roman" w:hAnsi="Times New Roman" w:cs="Times New Roman"/>
                <w:color w:val="1F3864" w:themeColor="accent1" w:themeShade="80"/>
              </w:rPr>
            </w:pPr>
          </w:p>
        </w:tc>
      </w:tr>
      <w:tr w:rsidR="00A46608" w14:paraId="1E131BBA" w14:textId="77777777" w:rsidTr="00977027">
        <w:trPr>
          <w:jc w:val="center"/>
        </w:trPr>
        <w:tc>
          <w:tcPr>
            <w:tcW w:w="1141" w:type="dxa"/>
            <w:shd w:val="clear" w:color="auto" w:fill="404040" w:themeFill="text1" w:themeFillTint="BF"/>
          </w:tcPr>
          <w:p w14:paraId="294922C9"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6</w:t>
            </w:r>
          </w:p>
        </w:tc>
        <w:tc>
          <w:tcPr>
            <w:tcW w:w="1222" w:type="dxa"/>
          </w:tcPr>
          <w:p w14:paraId="75C84751"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0.93</w:t>
            </w:r>
          </w:p>
        </w:tc>
        <w:tc>
          <w:tcPr>
            <w:tcW w:w="1134" w:type="dxa"/>
          </w:tcPr>
          <w:p w14:paraId="1F64E783"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3" w:type="dxa"/>
          </w:tcPr>
          <w:p w14:paraId="7D125471"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0.02</w:t>
            </w:r>
          </w:p>
        </w:tc>
        <w:tc>
          <w:tcPr>
            <w:tcW w:w="850" w:type="dxa"/>
          </w:tcPr>
          <w:p w14:paraId="433E7AAC"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2" w:type="dxa"/>
          </w:tcPr>
          <w:p w14:paraId="4EF4E9A2"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51" w:type="dxa"/>
          </w:tcPr>
          <w:p w14:paraId="24B3BAD4"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r>
    </w:tbl>
    <w:p w14:paraId="033AC683" w14:textId="77777777" w:rsidR="0096289E" w:rsidRDefault="0096289E" w:rsidP="00A46608">
      <w:pPr>
        <w:jc w:val="both"/>
        <w:rPr>
          <w:ins w:id="84" w:author="David Hoxley" w:date="2025-09-19T14:51:00Z"/>
          <w:rFonts w:ascii="Times New Roman" w:hAnsi="Times New Roman" w:cs="Times New Roman"/>
          <w:color w:val="222A35" w:themeColor="text2" w:themeShade="80"/>
        </w:rPr>
      </w:pPr>
    </w:p>
    <w:p w14:paraId="6C54D71A" w14:textId="77777777" w:rsidR="0096289E" w:rsidRDefault="0096289E" w:rsidP="00A46608">
      <w:pPr>
        <w:jc w:val="both"/>
        <w:rPr>
          <w:ins w:id="85" w:author="David Hoxley" w:date="2025-09-19T14:51:00Z"/>
          <w:rFonts w:ascii="Times New Roman" w:hAnsi="Times New Roman" w:cs="Times New Roman"/>
          <w:color w:val="222A35" w:themeColor="text2" w:themeShade="80"/>
        </w:rPr>
      </w:pPr>
    </w:p>
    <w:p w14:paraId="5E1B77B3" w14:textId="00DE544E" w:rsidR="00A46608" w:rsidRPr="00E9421D" w:rsidRDefault="00A46608" w:rsidP="00A46608">
      <w:pPr>
        <w:jc w:val="both"/>
        <w:rPr>
          <w:rFonts w:ascii="Times New Roman" w:hAnsi="Times New Roman" w:cs="Times New Roman"/>
          <w:color w:val="222A35" w:themeColor="text2" w:themeShade="80"/>
        </w:rPr>
      </w:pPr>
      <w:r w:rsidRPr="0096289E">
        <w:rPr>
          <w:rFonts w:ascii="Times New Roman" w:hAnsi="Times New Roman" w:cs="Times New Roman"/>
          <w:color w:val="222A35" w:themeColor="text2" w:themeShade="80"/>
          <w:highlight w:val="yellow"/>
          <w:rPrChange w:id="86" w:author="David Hoxley" w:date="2025-09-19T14:52:00Z">
            <w:rPr>
              <w:rFonts w:ascii="Times New Roman" w:hAnsi="Times New Roman" w:cs="Times New Roman"/>
              <w:color w:val="222A35" w:themeColor="text2" w:themeShade="80"/>
            </w:rPr>
          </w:rPrChange>
        </w:rPr>
        <w:t>In Table 3 the bond order between the various atoms in the Ethylene molecule.</w:t>
      </w:r>
      <w:r>
        <w:rPr>
          <w:rFonts w:ascii="Times New Roman" w:hAnsi="Times New Roman" w:cs="Times New Roman"/>
          <w:color w:val="222A35" w:themeColor="text2" w:themeShade="80"/>
        </w:rPr>
        <w:t xml:space="preserve"> For example, C</w:t>
      </w:r>
      <w:r>
        <w:rPr>
          <w:rFonts w:ascii="Times New Roman" w:hAnsi="Times New Roman" w:cs="Times New Roman"/>
          <w:color w:val="222A35" w:themeColor="text2" w:themeShade="80"/>
          <w:vertAlign w:val="subscript"/>
        </w:rPr>
        <w:t>1</w:t>
      </w:r>
      <w:r>
        <w:rPr>
          <w:rFonts w:ascii="Times New Roman" w:hAnsi="Times New Roman" w:cs="Times New Roman"/>
          <w:color w:val="222A35" w:themeColor="text2" w:themeShade="80"/>
        </w:rPr>
        <w:t xml:space="preserve"> has a bond order of 0 with itself, 2 with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 0 with H</w:t>
      </w:r>
      <w:r>
        <w:rPr>
          <w:rFonts w:ascii="Times New Roman" w:hAnsi="Times New Roman" w:cs="Times New Roman"/>
          <w:color w:val="222A35" w:themeColor="text2" w:themeShade="80"/>
          <w:vertAlign w:val="subscript"/>
        </w:rPr>
        <w:t xml:space="preserve">3 </w:t>
      </w:r>
      <w:r>
        <w:rPr>
          <w:rFonts w:ascii="Times New Roman" w:hAnsi="Times New Roman" w:cs="Times New Roman"/>
          <w:color w:val="222A35" w:themeColor="text2" w:themeShade="80"/>
        </w:rPr>
        <w:t>and 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 and 1 with H</w:t>
      </w:r>
      <w:r>
        <w:rPr>
          <w:rFonts w:ascii="Times New Roman" w:hAnsi="Times New Roman" w:cs="Times New Roman"/>
          <w:color w:val="222A35" w:themeColor="text2" w:themeShade="80"/>
          <w:vertAlign w:val="subscript"/>
        </w:rPr>
        <w:t>5</w:t>
      </w:r>
      <w:r>
        <w:rPr>
          <w:rFonts w:ascii="Times New Roman" w:hAnsi="Times New Roman" w:cs="Times New Roman"/>
          <w:color w:val="222A35" w:themeColor="text2" w:themeShade="80"/>
        </w:rPr>
        <w:t xml:space="preserve"> and 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 xml:space="preserve">. The bond orders are </w:t>
      </w:r>
      <w:r w:rsidRPr="0096289E">
        <w:rPr>
          <w:rFonts w:ascii="Times New Roman" w:hAnsi="Times New Roman" w:cs="Times New Roman"/>
          <w:color w:val="222A35" w:themeColor="text2" w:themeShade="80"/>
          <w:highlight w:val="yellow"/>
          <w:rPrChange w:id="87" w:author="David Hoxley" w:date="2025-09-19T14:52:00Z">
            <w:rPr>
              <w:rFonts w:ascii="Times New Roman" w:hAnsi="Times New Roman" w:cs="Times New Roman"/>
              <w:color w:val="222A35" w:themeColor="text2" w:themeShade="80"/>
            </w:rPr>
          </w:rPrChange>
        </w:rPr>
        <w:t>computational calculated as</w:t>
      </w:r>
      <w:r>
        <w:rPr>
          <w:rFonts w:ascii="Times New Roman" w:hAnsi="Times New Roman" w:cs="Times New Roman"/>
          <w:color w:val="222A35" w:themeColor="text2" w:themeShade="80"/>
        </w:rPr>
        <w:t xml:space="preserve"> real numbers however they are often recorded as multiples of </w:t>
      </w:r>
      <w:r w:rsidRPr="0096289E">
        <w:rPr>
          <w:rFonts w:ascii="Times New Roman" w:hAnsi="Times New Roman" w:cs="Times New Roman"/>
          <w:color w:val="222A35" w:themeColor="text2" w:themeShade="80"/>
          <w:highlight w:val="yellow"/>
          <w:rPrChange w:id="88" w:author="David Hoxley" w:date="2025-09-19T14:52:00Z">
            <w:rPr>
              <w:rFonts w:ascii="Times New Roman" w:hAnsi="Times New Roman" w:cs="Times New Roman"/>
              <w:color w:val="222A35" w:themeColor="text2" w:themeShade="80"/>
            </w:rPr>
          </w:rPrChange>
        </w:rPr>
        <w:t>n½,</w:t>
      </w:r>
      <w:r>
        <w:rPr>
          <w:rFonts w:ascii="Times New Roman" w:hAnsi="Times New Roman" w:cs="Times New Roman"/>
          <w:color w:val="222A35" w:themeColor="text2" w:themeShade="80"/>
        </w:rPr>
        <w:t xml:space="preserve"> because of the mathematical definition of bond orders.</w:t>
      </w:r>
    </w:p>
    <w:p w14:paraId="5ECBF2A8"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mc:AlternateContent>
          <mc:Choice Requires="wpg">
            <w:drawing>
              <wp:anchor distT="0" distB="0" distL="114300" distR="114300" simplePos="0" relativeHeight="251664384" behindDoc="0" locked="0" layoutInCell="1" allowOverlap="1" wp14:anchorId="69F2CE9B" wp14:editId="22ECF89C">
                <wp:simplePos x="0" y="0"/>
                <wp:positionH relativeFrom="margin">
                  <wp:align>center</wp:align>
                </wp:positionH>
                <wp:positionV relativeFrom="paragraph">
                  <wp:posOffset>332740</wp:posOffset>
                </wp:positionV>
                <wp:extent cx="3421380" cy="2468245"/>
                <wp:effectExtent l="0" t="0" r="7620" b="0"/>
                <wp:wrapTopAndBottom/>
                <wp:docPr id="1246219770" name="Group 11"/>
                <wp:cNvGraphicFramePr/>
                <a:graphic xmlns:a="http://schemas.openxmlformats.org/drawingml/2006/main">
                  <a:graphicData uri="http://schemas.microsoft.com/office/word/2010/wordprocessingGroup">
                    <wpg:wgp>
                      <wpg:cNvGrpSpPr/>
                      <wpg:grpSpPr>
                        <a:xfrm>
                          <a:off x="0" y="0"/>
                          <a:ext cx="3421380" cy="2468245"/>
                          <a:chOff x="0" y="0"/>
                          <a:chExt cx="3421380" cy="2468245"/>
                        </a:xfrm>
                      </wpg:grpSpPr>
                      <pic:pic xmlns:pic="http://schemas.openxmlformats.org/drawingml/2006/picture">
                        <pic:nvPicPr>
                          <pic:cNvPr id="443327101"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21380" cy="2070100"/>
                          </a:xfrm>
                          <a:prstGeom prst="rect">
                            <a:avLst/>
                          </a:prstGeom>
                        </pic:spPr>
                      </pic:pic>
                      <wps:wsp>
                        <wps:cNvPr id="1944759906" name="Text Box 1"/>
                        <wps:cNvSpPr txBox="1"/>
                        <wps:spPr>
                          <a:xfrm>
                            <a:off x="220980" y="2095500"/>
                            <a:ext cx="3026410" cy="372745"/>
                          </a:xfrm>
                          <a:prstGeom prst="rect">
                            <a:avLst/>
                          </a:prstGeom>
                          <a:noFill/>
                          <a:ln w="6350">
                            <a:noFill/>
                          </a:ln>
                        </wps:spPr>
                        <wps:txbx>
                          <w:txbxContent>
                            <w:p w14:paraId="037D34BF" w14:textId="77777777" w:rsidR="00977027" w:rsidRPr="0027081C"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9.:</w:t>
                              </w:r>
                              <w:r>
                                <w:rPr>
                                  <w:rFonts w:ascii="Times New Roman" w:hAnsi="Times New Roman" w:cs="Times New Roman"/>
                                  <w:color w:val="222A35" w:themeColor="text2" w:themeShade="80"/>
                                </w:rPr>
                                <w:t xml:space="preserve"> The Calculated HOMO of Benzene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9F2CE9B" id="Group 11" o:spid="_x0000_s1038" style="position:absolute;left:0;text-align:left;margin-left:0;margin-top:26.2pt;width:269.4pt;height:194.35pt;z-index:251664384;mso-position-horizontal:center;mso-position-horizontal-relative:margin;mso-width-relative:margin;mso-height-relative:margin" coordsize="34213,2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">
                <v:shape id="Picture 1" o:spid="_x0000_s1039" type="#_x0000_t75" style="position:absolute;width:3421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">
                  <v:imagedata r:id="rId30" o:title=""/>
                </v:shape>
                <v:shape id="Text Box 1" o:spid="_x0000_s1040" type="#_x0000_t202" style="position:absolute;left:2209;top:20955;width:30264;height:3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" filled="f" stroked="f" strokeweight=".5pt">
                  <v:textbox style="mso-fit-shape-to-text:t">
                    <w:txbxContent>
                      <w:p w14:paraId="037D34BF" w14:textId="77777777" w:rsidR="00977027" w:rsidRPr="0027081C"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9.:</w:t>
                        </w:r>
                        <w:r>
                          <w:rPr>
                            <w:rFonts w:ascii="Times New Roman" w:hAnsi="Times New Roman" w:cs="Times New Roman"/>
                            <w:color w:val="222A35" w:themeColor="text2" w:themeShade="80"/>
                          </w:rPr>
                          <w:t xml:space="preserve"> The Calculated HOMO of Benzene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w:t>
                        </w:r>
                      </w:p>
                    </w:txbxContent>
                  </v:textbox>
                </v:shape>
                <w10:wrap type="topAndBottom" anchorx="margin"/>
              </v:group>
            </w:pict>
          </mc:Fallback>
        </mc:AlternateContent>
      </w:r>
    </w:p>
    <w:p w14:paraId="5128EEB2"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Figure 9 shows the calculated HOMO of the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 xml:space="preserve"> molecule. The orbital is a constructive combination of the bonding 2p orbitals present in the C atoms. The Molecular Orbital is also shown to be perpendicular with the double bonds present in the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 xml:space="preserve"> molecule.</w:t>
      </w:r>
    </w:p>
    <w:p w14:paraId="2A5A1070" w14:textId="77777777" w:rsidR="00A46608" w:rsidRPr="00DD1505"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w:lastRenderedPageBreak/>
        <mc:AlternateContent>
          <mc:Choice Requires="wpg">
            <w:drawing>
              <wp:anchor distT="0" distB="0" distL="114300" distR="114300" simplePos="0" relativeHeight="251673600" behindDoc="0" locked="0" layoutInCell="1" allowOverlap="1" wp14:anchorId="780A4C83" wp14:editId="3E26479C">
                <wp:simplePos x="0" y="0"/>
                <wp:positionH relativeFrom="margin">
                  <wp:align>center</wp:align>
                </wp:positionH>
                <wp:positionV relativeFrom="paragraph">
                  <wp:posOffset>0</wp:posOffset>
                </wp:positionV>
                <wp:extent cx="3223260" cy="3024505"/>
                <wp:effectExtent l="0" t="0" r="0" b="4445"/>
                <wp:wrapTopAndBottom/>
                <wp:docPr id="1643031305" name="Group 10"/>
                <wp:cNvGraphicFramePr/>
                <a:graphic xmlns:a="http://schemas.openxmlformats.org/drawingml/2006/main">
                  <a:graphicData uri="http://schemas.microsoft.com/office/word/2010/wordprocessingGroup">
                    <wpg:wgp>
                      <wpg:cNvGrpSpPr/>
                      <wpg:grpSpPr>
                        <a:xfrm>
                          <a:off x="0" y="0"/>
                          <a:ext cx="3223260" cy="3024505"/>
                          <a:chOff x="0" y="0"/>
                          <a:chExt cx="3223260" cy="3024505"/>
                        </a:xfrm>
                      </wpg:grpSpPr>
                      <pic:pic xmlns:pic="http://schemas.openxmlformats.org/drawingml/2006/picture">
                        <pic:nvPicPr>
                          <pic:cNvPr id="578607963"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23260" cy="2642235"/>
                          </a:xfrm>
                          <a:prstGeom prst="rect">
                            <a:avLst/>
                          </a:prstGeom>
                        </pic:spPr>
                      </pic:pic>
                      <wps:wsp>
                        <wps:cNvPr id="21536475" name="Text Box 1"/>
                        <wps:cNvSpPr txBox="1"/>
                        <wps:spPr>
                          <a:xfrm>
                            <a:off x="15240" y="2651760"/>
                            <a:ext cx="3181350" cy="372745"/>
                          </a:xfrm>
                          <a:prstGeom prst="rect">
                            <a:avLst/>
                          </a:prstGeom>
                          <a:noFill/>
                          <a:ln w="6350">
                            <a:noFill/>
                          </a:ln>
                        </wps:spPr>
                        <wps:txbx>
                          <w:txbxContent>
                            <w:p w14:paraId="755D3E64" w14:textId="77777777" w:rsidR="00977027" w:rsidRPr="0072076D"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10.:</w:t>
                              </w:r>
                              <w:r>
                                <w:rPr>
                                  <w:rFonts w:ascii="Times New Roman" w:hAnsi="Times New Roman" w:cs="Times New Roman"/>
                                  <w:color w:val="222A35" w:themeColor="text2" w:themeShade="80"/>
                                </w:rPr>
                                <w:t xml:space="preserve"> The calculated HOMO-1 of Benzene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780A4C83" id="_x0000_s1041" style="position:absolute;left:0;text-align:left;margin-left:0;margin-top:0;width:253.8pt;height:238.15pt;z-index:251673600;mso-position-horizontal:center;mso-position-horizontal-relative:margin" coordsize="32232,30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">
                <v:shape id="Picture 1" o:spid="_x0000_s1042" type="#_x0000_t75" style="position:absolute;width:32232;height:26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">
                  <v:imagedata r:id="rId32" o:title=""/>
                </v:shape>
                <v:shape id="Text Box 1" o:spid="_x0000_s1043" type="#_x0000_t202" style="position:absolute;left:152;top:26517;width:31813;height:37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" filled="f" stroked="f" strokeweight=".5pt">
                  <v:textbox style="mso-fit-shape-to-text:t">
                    <w:txbxContent>
                      <w:p w14:paraId="755D3E64" w14:textId="77777777" w:rsidR="00977027" w:rsidRPr="0072076D"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10.:</w:t>
                        </w:r>
                        <w:r>
                          <w:rPr>
                            <w:rFonts w:ascii="Times New Roman" w:hAnsi="Times New Roman" w:cs="Times New Roman"/>
                            <w:color w:val="222A35" w:themeColor="text2" w:themeShade="80"/>
                          </w:rPr>
                          <w:t xml:space="preserve"> The calculated HOMO-1 of Benzene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w:t>
                        </w:r>
                      </w:p>
                    </w:txbxContent>
                  </v:textbox>
                </v:shape>
                <w10:wrap type="topAndBottom" anchorx="margin"/>
              </v:group>
            </w:pict>
          </mc:Fallback>
        </mc:AlternateContent>
      </w:r>
    </w:p>
    <w:p w14:paraId="5C355022" w14:textId="2A4FF49C"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Figure 10 shows the HOMO-1 of Benzene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 xml:space="preserve">), </w:t>
      </w:r>
      <w:del w:id="89" w:author="David Hoxley" w:date="2025-09-19T14:53:00Z">
        <w:r w:rsidDel="0096289E">
          <w:rPr>
            <w:rFonts w:ascii="Times New Roman" w:hAnsi="Times New Roman" w:cs="Times New Roman"/>
            <w:color w:val="222A35" w:themeColor="text2" w:themeShade="80"/>
          </w:rPr>
          <w:delText xml:space="preserve">as the name implies, this is </w:delText>
        </w:r>
      </w:del>
      <w:r>
        <w:rPr>
          <w:rFonts w:ascii="Times New Roman" w:hAnsi="Times New Roman" w:cs="Times New Roman"/>
          <w:color w:val="222A35" w:themeColor="text2" w:themeShade="80"/>
        </w:rPr>
        <w:t xml:space="preserve">the penultimate occupied molecular orbital. The orbital is a constructive combination of the p orbitals present in all of the carbon atoms with a node ‘cutting’ across the symmetrical centre bonds. This shows the aromaticity of the benzene ring, and combined with the </w:t>
      </w:r>
      <w:ins w:id="90" w:author="David Hoxley" w:date="2025-09-19T14:54:00Z">
        <w:r w:rsidR="0096289E">
          <w:rPr>
            <w:rFonts w:ascii="Times New Roman" w:hAnsi="Times New Roman" w:cs="Times New Roman"/>
            <w:color w:val="222A35" w:themeColor="text2" w:themeShade="80"/>
          </w:rPr>
          <w:t xml:space="preserve">other </w:t>
        </w:r>
      </w:ins>
      <w:commentRangeStart w:id="91"/>
      <w:r>
        <w:rPr>
          <w:rFonts w:ascii="Times New Roman" w:hAnsi="Times New Roman" w:cs="Times New Roman"/>
          <w:color w:val="222A35" w:themeColor="text2" w:themeShade="80"/>
        </w:rPr>
        <w:t>HOMO</w:t>
      </w:r>
      <w:ins w:id="92" w:author="David Hoxley" w:date="2025-09-19T14:54:00Z">
        <w:r w:rsidR="0096289E">
          <w:rPr>
            <w:rFonts w:ascii="Times New Roman" w:hAnsi="Times New Roman" w:cs="Times New Roman"/>
            <w:color w:val="222A35" w:themeColor="text2" w:themeShade="80"/>
          </w:rPr>
          <w:t xml:space="preserve"> (Fig9)</w:t>
        </w:r>
      </w:ins>
      <w:r>
        <w:rPr>
          <w:rFonts w:ascii="Times New Roman" w:hAnsi="Times New Roman" w:cs="Times New Roman"/>
          <w:color w:val="222A35" w:themeColor="text2" w:themeShade="80"/>
        </w:rPr>
        <w:t xml:space="preserve">, </w:t>
      </w:r>
      <w:commentRangeEnd w:id="91"/>
      <w:r w:rsidR="0096289E">
        <w:rPr>
          <w:rStyle w:val="CommentReference"/>
        </w:rPr>
        <w:commentReference w:id="91"/>
      </w:r>
      <w:r>
        <w:rPr>
          <w:rFonts w:ascii="Times New Roman" w:hAnsi="Times New Roman" w:cs="Times New Roman"/>
          <w:color w:val="222A35" w:themeColor="text2" w:themeShade="80"/>
        </w:rPr>
        <w:t>shows the delocalised nature of the electrons present in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w:t>
      </w:r>
    </w:p>
    <w:p w14:paraId="04501214" w14:textId="77777777" w:rsidR="00A46608" w:rsidRDefault="00A46608" w:rsidP="00A46608">
      <w:pPr>
        <w:rPr>
          <w:rFonts w:ascii="Times New Roman" w:hAnsi="Times New Roman" w:cs="Times New Roman"/>
          <w:color w:val="222A35" w:themeColor="text2" w:themeShade="80"/>
        </w:rPr>
      </w:pPr>
      <w:r>
        <w:rPr>
          <w:rFonts w:ascii="Times New Roman" w:hAnsi="Times New Roman" w:cs="Times New Roman"/>
          <w:color w:val="222A35" w:themeColor="text2" w:themeShade="80"/>
        </w:rPr>
        <w:br w:type="page"/>
      </w:r>
    </w:p>
    <w:p w14:paraId="0ED2480F" w14:textId="0BE4969A" w:rsidR="00A46608" w:rsidRPr="0066066A"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lastRenderedPageBreak/>
        <w:t xml:space="preserve">Table 4.: </w:t>
      </w:r>
      <w:r>
        <w:rPr>
          <w:rFonts w:ascii="Times New Roman" w:hAnsi="Times New Roman" w:cs="Times New Roman"/>
          <w:color w:val="222A35" w:themeColor="text2" w:themeShade="80"/>
        </w:rPr>
        <w:t>Calculated</w:t>
      </w:r>
      <w:r>
        <w:rPr>
          <w:rFonts w:ascii="Times New Roman" w:hAnsi="Times New Roman" w:cs="Times New Roman"/>
          <w:b/>
          <w:bCs/>
          <w:color w:val="222A35" w:themeColor="text2" w:themeShade="80"/>
        </w:rPr>
        <w:t xml:space="preserve"> </w:t>
      </w:r>
      <w:r>
        <w:rPr>
          <w:rFonts w:ascii="Times New Roman" w:hAnsi="Times New Roman" w:cs="Times New Roman"/>
          <w:color w:val="222A35" w:themeColor="text2" w:themeShade="80"/>
        </w:rPr>
        <w:t>Natural Bond Orbitals of Benzene</w:t>
      </w:r>
      <w:ins w:id="93" w:author="David Hoxley" w:date="2025-09-19T14:56:00Z">
        <w:r w:rsidR="002A46D8">
          <w:rPr>
            <w:rFonts w:ascii="Times New Roman" w:hAnsi="Times New Roman" w:cs="Times New Roman"/>
            <w:color w:val="222A35" w:themeColor="text2" w:themeShade="80"/>
          </w:rPr>
          <w:t xml:space="preserve"> </w:t>
        </w:r>
      </w:ins>
      <w:r>
        <w:rPr>
          <w:rFonts w:ascii="Times New Roman" w:hAnsi="Times New Roman" w:cs="Times New Roman"/>
          <w:color w:val="222A35" w:themeColor="text2" w:themeShade="80"/>
        </w:rPr>
        <w:t>(C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w:t>
      </w:r>
    </w:p>
    <w:tbl>
      <w:tblPr>
        <w:tblStyle w:val="TableGrid"/>
        <w:tblW w:w="0" w:type="auto"/>
        <w:jc w:val="center"/>
        <w:tblLook w:val="04A0" w:firstRow="1" w:lastRow="0" w:firstColumn="1" w:lastColumn="0" w:noHBand="0" w:noVBand="1"/>
      </w:tblPr>
      <w:tblGrid>
        <w:gridCol w:w="1266"/>
        <w:gridCol w:w="1281"/>
        <w:gridCol w:w="3402"/>
        <w:gridCol w:w="1341"/>
      </w:tblGrid>
      <w:tr w:rsidR="00A46608" w14:paraId="360F2FC7" w14:textId="77777777" w:rsidTr="00977027">
        <w:trPr>
          <w:jc w:val="center"/>
        </w:trPr>
        <w:tc>
          <w:tcPr>
            <w:tcW w:w="1266" w:type="dxa"/>
            <w:shd w:val="clear" w:color="auto" w:fill="404040" w:themeFill="text1" w:themeFillTint="BF"/>
          </w:tcPr>
          <w:p w14:paraId="3423232B"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Orbital</w:t>
            </w:r>
            <w:del w:id="94" w:author="David Hoxley" w:date="2025-09-19T14:56:00Z">
              <w:r w:rsidRPr="001E1269" w:rsidDel="002A46D8">
                <w:rPr>
                  <w:rFonts w:ascii="Times New Roman" w:hAnsi="Times New Roman" w:cs="Times New Roman"/>
                  <w:b/>
                  <w:bCs/>
                  <w:color w:val="FFFFFF" w:themeColor="background1"/>
                </w:rPr>
                <w:delText>:</w:delText>
              </w:r>
            </w:del>
          </w:p>
        </w:tc>
        <w:tc>
          <w:tcPr>
            <w:tcW w:w="1281" w:type="dxa"/>
            <w:shd w:val="clear" w:color="auto" w:fill="404040" w:themeFill="text1" w:themeFillTint="BF"/>
          </w:tcPr>
          <w:p w14:paraId="4308F98B"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Type</w:t>
            </w:r>
            <w:del w:id="95" w:author="David Hoxley" w:date="2025-09-19T14:56:00Z">
              <w:r w:rsidRPr="001E1269" w:rsidDel="002A46D8">
                <w:rPr>
                  <w:rFonts w:ascii="Times New Roman" w:hAnsi="Times New Roman" w:cs="Times New Roman"/>
                  <w:b/>
                  <w:bCs/>
                  <w:color w:val="FFFFFF" w:themeColor="background1"/>
                </w:rPr>
                <w:delText>:</w:delText>
              </w:r>
            </w:del>
          </w:p>
        </w:tc>
        <w:tc>
          <w:tcPr>
            <w:tcW w:w="3402" w:type="dxa"/>
            <w:shd w:val="clear" w:color="auto" w:fill="404040" w:themeFill="text1" w:themeFillTint="BF"/>
          </w:tcPr>
          <w:p w14:paraId="4A5A29EE"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Location/variant.</w:t>
            </w:r>
          </w:p>
        </w:tc>
        <w:tc>
          <w:tcPr>
            <w:tcW w:w="1341" w:type="dxa"/>
            <w:shd w:val="clear" w:color="auto" w:fill="404040" w:themeFill="text1" w:themeFillTint="BF"/>
          </w:tcPr>
          <w:p w14:paraId="0007608A"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Occupancy</w:t>
            </w:r>
            <w:del w:id="96" w:author="David Hoxley" w:date="2025-09-19T14:56:00Z">
              <w:r w:rsidRPr="001E1269" w:rsidDel="002A46D8">
                <w:rPr>
                  <w:rFonts w:ascii="Times New Roman" w:hAnsi="Times New Roman" w:cs="Times New Roman"/>
                  <w:b/>
                  <w:bCs/>
                  <w:color w:val="FFFFFF" w:themeColor="background1"/>
                </w:rPr>
                <w:delText>:</w:delText>
              </w:r>
            </w:del>
          </w:p>
        </w:tc>
      </w:tr>
      <w:tr w:rsidR="00A46608" w14:paraId="49277D7D" w14:textId="77777777" w:rsidTr="00977027">
        <w:trPr>
          <w:jc w:val="center"/>
        </w:trPr>
        <w:tc>
          <w:tcPr>
            <w:tcW w:w="1266" w:type="dxa"/>
            <w:shd w:val="clear" w:color="auto" w:fill="404040" w:themeFill="text1" w:themeFillTint="BF"/>
          </w:tcPr>
          <w:p w14:paraId="7FA8AE1F"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1</w:t>
            </w:r>
          </w:p>
        </w:tc>
        <w:tc>
          <w:tcPr>
            <w:tcW w:w="1281" w:type="dxa"/>
          </w:tcPr>
          <w:p w14:paraId="052CD805"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2467FBEE" w14:textId="77777777" w:rsidR="00A46608" w:rsidRPr="002B68C4"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 xml:space="preserve"> σ(35.21%) π(64.75%) Bond.</w:t>
            </w:r>
          </w:p>
        </w:tc>
        <w:tc>
          <w:tcPr>
            <w:tcW w:w="1341" w:type="dxa"/>
          </w:tcPr>
          <w:p w14:paraId="44389135"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282A947D" w14:textId="77777777" w:rsidTr="00977027">
        <w:trPr>
          <w:jc w:val="center"/>
        </w:trPr>
        <w:tc>
          <w:tcPr>
            <w:tcW w:w="1266" w:type="dxa"/>
            <w:shd w:val="clear" w:color="auto" w:fill="404040" w:themeFill="text1" w:themeFillTint="BF"/>
          </w:tcPr>
          <w:p w14:paraId="0B05F915"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2</w:t>
            </w:r>
          </w:p>
        </w:tc>
        <w:tc>
          <w:tcPr>
            <w:tcW w:w="1281" w:type="dxa"/>
          </w:tcPr>
          <w:p w14:paraId="7F3157D7"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2303E2AC"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 xml:space="preserve"> σ(35.21%) π(64.75%) Bond.</w:t>
            </w:r>
          </w:p>
        </w:tc>
        <w:tc>
          <w:tcPr>
            <w:tcW w:w="1341" w:type="dxa"/>
          </w:tcPr>
          <w:p w14:paraId="671B94DB"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51835D1F" w14:textId="77777777" w:rsidTr="00977027">
        <w:trPr>
          <w:jc w:val="center"/>
        </w:trPr>
        <w:tc>
          <w:tcPr>
            <w:tcW w:w="1266" w:type="dxa"/>
            <w:shd w:val="clear" w:color="auto" w:fill="404040" w:themeFill="text1" w:themeFillTint="BF"/>
          </w:tcPr>
          <w:p w14:paraId="048F4DB7"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3</w:t>
            </w:r>
          </w:p>
        </w:tc>
        <w:tc>
          <w:tcPr>
            <w:tcW w:w="1281" w:type="dxa"/>
          </w:tcPr>
          <w:p w14:paraId="08A511D7"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3FAA2CF6"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 xml:space="preserve"> π(99.96%) Bond.</w:t>
            </w:r>
          </w:p>
        </w:tc>
        <w:tc>
          <w:tcPr>
            <w:tcW w:w="1341" w:type="dxa"/>
          </w:tcPr>
          <w:p w14:paraId="7E8BBA9F"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0.99898</w:t>
            </w:r>
          </w:p>
        </w:tc>
      </w:tr>
      <w:tr w:rsidR="00A46608" w14:paraId="7F42BF14" w14:textId="77777777" w:rsidTr="00977027">
        <w:trPr>
          <w:jc w:val="center"/>
        </w:trPr>
        <w:tc>
          <w:tcPr>
            <w:tcW w:w="1266" w:type="dxa"/>
            <w:shd w:val="clear" w:color="auto" w:fill="404040" w:themeFill="text1" w:themeFillTint="BF"/>
          </w:tcPr>
          <w:p w14:paraId="379855BD"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4</w:t>
            </w:r>
          </w:p>
        </w:tc>
        <w:tc>
          <w:tcPr>
            <w:tcW w:w="1281" w:type="dxa"/>
          </w:tcPr>
          <w:p w14:paraId="6A1E0794"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1D15A364"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 xml:space="preserve"> π(99.96%) Bond.</w:t>
            </w:r>
          </w:p>
        </w:tc>
        <w:tc>
          <w:tcPr>
            <w:tcW w:w="1341" w:type="dxa"/>
          </w:tcPr>
          <w:p w14:paraId="6229F902"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0.99898</w:t>
            </w:r>
          </w:p>
        </w:tc>
      </w:tr>
      <w:tr w:rsidR="00A46608" w14:paraId="332A6EE6" w14:textId="77777777" w:rsidTr="00977027">
        <w:trPr>
          <w:jc w:val="center"/>
        </w:trPr>
        <w:tc>
          <w:tcPr>
            <w:tcW w:w="1266" w:type="dxa"/>
            <w:shd w:val="clear" w:color="auto" w:fill="404040" w:themeFill="text1" w:themeFillTint="BF"/>
          </w:tcPr>
          <w:p w14:paraId="3EA95E0C"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5</w:t>
            </w:r>
          </w:p>
        </w:tc>
        <w:tc>
          <w:tcPr>
            <w:tcW w:w="1281" w:type="dxa"/>
          </w:tcPr>
          <w:p w14:paraId="0289CEE6"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7BD30D8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 xml:space="preserve"> σ(35.21%) π(64.75%) Bond.</w:t>
            </w:r>
          </w:p>
        </w:tc>
        <w:tc>
          <w:tcPr>
            <w:tcW w:w="1341" w:type="dxa"/>
          </w:tcPr>
          <w:p w14:paraId="6ABB6BFB"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23B32F64" w14:textId="77777777" w:rsidTr="00977027">
        <w:trPr>
          <w:jc w:val="center"/>
        </w:trPr>
        <w:tc>
          <w:tcPr>
            <w:tcW w:w="1266" w:type="dxa"/>
            <w:shd w:val="clear" w:color="auto" w:fill="404040" w:themeFill="text1" w:themeFillTint="BF"/>
          </w:tcPr>
          <w:p w14:paraId="7DED4AE9"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6</w:t>
            </w:r>
          </w:p>
        </w:tc>
        <w:tc>
          <w:tcPr>
            <w:tcW w:w="1281" w:type="dxa"/>
          </w:tcPr>
          <w:p w14:paraId="135FD94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5F1F9D1C"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 xml:space="preserve"> σ(35.21%) π(64.75%) Bond.</w:t>
            </w:r>
          </w:p>
        </w:tc>
        <w:tc>
          <w:tcPr>
            <w:tcW w:w="1341" w:type="dxa"/>
          </w:tcPr>
          <w:p w14:paraId="5ADB21F9"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07DF6043" w14:textId="77777777" w:rsidTr="00977027">
        <w:trPr>
          <w:jc w:val="center"/>
        </w:trPr>
        <w:tc>
          <w:tcPr>
            <w:tcW w:w="1266" w:type="dxa"/>
            <w:shd w:val="clear" w:color="auto" w:fill="404040" w:themeFill="text1" w:themeFillTint="BF"/>
          </w:tcPr>
          <w:p w14:paraId="2C2DD251"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7</w:t>
            </w:r>
          </w:p>
        </w:tc>
        <w:tc>
          <w:tcPr>
            <w:tcW w:w="1281" w:type="dxa"/>
          </w:tcPr>
          <w:p w14:paraId="74EA2FBC"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573635FB"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w:t>
            </w:r>
            <w:r w:rsidRPr="000C502E">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12</w:t>
            </w:r>
            <w:r>
              <w:rPr>
                <w:rFonts w:ascii="Times New Roman" w:hAnsi="Times New Roman" w:cs="Times New Roman"/>
                <w:color w:val="1F3864" w:themeColor="accent1" w:themeShade="80"/>
              </w:rPr>
              <w:t xml:space="preserve"> σ(29.55%) π(64.75%) Bond.</w:t>
            </w:r>
          </w:p>
        </w:tc>
        <w:tc>
          <w:tcPr>
            <w:tcW w:w="1341" w:type="dxa"/>
          </w:tcPr>
          <w:p w14:paraId="55C1D398"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1.23128</w:t>
            </w:r>
          </w:p>
        </w:tc>
      </w:tr>
      <w:tr w:rsidR="00A46608" w14:paraId="423519AC" w14:textId="77777777" w:rsidTr="00977027">
        <w:trPr>
          <w:jc w:val="center"/>
        </w:trPr>
        <w:tc>
          <w:tcPr>
            <w:tcW w:w="1266" w:type="dxa"/>
            <w:shd w:val="clear" w:color="auto" w:fill="404040" w:themeFill="text1" w:themeFillTint="BF"/>
          </w:tcPr>
          <w:p w14:paraId="1F7CAF5A" w14:textId="77777777" w:rsidR="00A46608" w:rsidRPr="001E1269" w:rsidRDefault="00A46608" w:rsidP="00977027">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8</w:t>
            </w:r>
          </w:p>
        </w:tc>
        <w:tc>
          <w:tcPr>
            <w:tcW w:w="1281" w:type="dxa"/>
          </w:tcPr>
          <w:p w14:paraId="0D5FCE57"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2F7B8D63"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1</w:t>
            </w:r>
            <w:r w:rsidRPr="000C502E">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 xml:space="preserve"> σ(100%) Bond.</w:t>
            </w:r>
          </w:p>
        </w:tc>
        <w:tc>
          <w:tcPr>
            <w:tcW w:w="1341" w:type="dxa"/>
          </w:tcPr>
          <w:p w14:paraId="31EBE821"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0.76406</w:t>
            </w:r>
          </w:p>
        </w:tc>
      </w:tr>
      <w:tr w:rsidR="00A46608" w14:paraId="004F62FA" w14:textId="77777777" w:rsidTr="00977027">
        <w:trPr>
          <w:jc w:val="center"/>
        </w:trPr>
        <w:tc>
          <w:tcPr>
            <w:tcW w:w="1266" w:type="dxa"/>
            <w:shd w:val="clear" w:color="auto" w:fill="404040" w:themeFill="text1" w:themeFillTint="BF"/>
          </w:tcPr>
          <w:p w14:paraId="0A26B39B"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9</w:t>
            </w:r>
          </w:p>
        </w:tc>
        <w:tc>
          <w:tcPr>
            <w:tcW w:w="1281" w:type="dxa"/>
          </w:tcPr>
          <w:p w14:paraId="09C4E5CD"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61B0AE8E"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 xml:space="preserve"> σ(35.21%) π(64.75%) Bond.</w:t>
            </w:r>
          </w:p>
        </w:tc>
        <w:tc>
          <w:tcPr>
            <w:tcW w:w="1341" w:type="dxa"/>
          </w:tcPr>
          <w:p w14:paraId="5225698F"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4B9B0C94" w14:textId="77777777" w:rsidTr="00977027">
        <w:trPr>
          <w:jc w:val="center"/>
        </w:trPr>
        <w:tc>
          <w:tcPr>
            <w:tcW w:w="1266" w:type="dxa"/>
            <w:shd w:val="clear" w:color="auto" w:fill="404040" w:themeFill="text1" w:themeFillTint="BF"/>
          </w:tcPr>
          <w:p w14:paraId="0094C400"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10</w:t>
            </w:r>
          </w:p>
        </w:tc>
        <w:tc>
          <w:tcPr>
            <w:tcW w:w="1281" w:type="dxa"/>
          </w:tcPr>
          <w:p w14:paraId="662FE9CC"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57292F5B"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 xml:space="preserve"> σ(35.21%) π(64.75%) Bond.</w:t>
            </w:r>
          </w:p>
        </w:tc>
        <w:tc>
          <w:tcPr>
            <w:tcW w:w="1341" w:type="dxa"/>
          </w:tcPr>
          <w:p w14:paraId="620A98F6"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0B12C866" w14:textId="77777777" w:rsidTr="00977027">
        <w:trPr>
          <w:jc w:val="center"/>
        </w:trPr>
        <w:tc>
          <w:tcPr>
            <w:tcW w:w="1266" w:type="dxa"/>
            <w:shd w:val="clear" w:color="auto" w:fill="404040" w:themeFill="text1" w:themeFillTint="BF"/>
          </w:tcPr>
          <w:p w14:paraId="163E633C"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11</w:t>
            </w:r>
          </w:p>
        </w:tc>
        <w:tc>
          <w:tcPr>
            <w:tcW w:w="1281" w:type="dxa"/>
          </w:tcPr>
          <w:p w14:paraId="7271A3A0"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0C9F1F20"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w:t>
            </w:r>
            <w:r w:rsidRPr="000C502E">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11</w:t>
            </w:r>
            <w:r>
              <w:rPr>
                <w:rFonts w:ascii="Times New Roman" w:hAnsi="Times New Roman" w:cs="Times New Roman"/>
                <w:color w:val="1F3864" w:themeColor="accent1" w:themeShade="80"/>
              </w:rPr>
              <w:t xml:space="preserve"> σ(29.55%) π(70.4%) Bond.</w:t>
            </w:r>
          </w:p>
        </w:tc>
        <w:tc>
          <w:tcPr>
            <w:tcW w:w="1341" w:type="dxa"/>
          </w:tcPr>
          <w:p w14:paraId="4F79B49D"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1.21279</w:t>
            </w:r>
          </w:p>
        </w:tc>
      </w:tr>
      <w:tr w:rsidR="00A46608" w14:paraId="615700FB" w14:textId="77777777" w:rsidTr="00977027">
        <w:trPr>
          <w:jc w:val="center"/>
        </w:trPr>
        <w:tc>
          <w:tcPr>
            <w:tcW w:w="1266" w:type="dxa"/>
            <w:shd w:val="clear" w:color="auto" w:fill="404040" w:themeFill="text1" w:themeFillTint="BF"/>
          </w:tcPr>
          <w:p w14:paraId="6A9EB0F7"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12</w:t>
            </w:r>
          </w:p>
        </w:tc>
        <w:tc>
          <w:tcPr>
            <w:tcW w:w="1281" w:type="dxa"/>
          </w:tcPr>
          <w:p w14:paraId="64F7F19C"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16FCCD82" w14:textId="77777777" w:rsidR="00A46608" w:rsidRPr="00D237AA" w:rsidRDefault="00A46608" w:rsidP="00977027">
            <w:pPr>
              <w:jc w:val="both"/>
              <w:rPr>
                <w:rFonts w:ascii="Times New Roman" w:hAnsi="Times New Roman" w:cs="Times New Roman"/>
                <w:color w:val="1F3864" w:themeColor="accent1" w:themeShade="80"/>
              </w:rPr>
            </w:pPr>
            <w:r w:rsidRPr="000C502E">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11</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 xml:space="preserve"> σ(100%)Bond.</w:t>
            </w:r>
          </w:p>
        </w:tc>
        <w:tc>
          <w:tcPr>
            <w:tcW w:w="1341" w:type="dxa"/>
          </w:tcPr>
          <w:p w14:paraId="7B64B3E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0.76406</w:t>
            </w:r>
          </w:p>
        </w:tc>
      </w:tr>
      <w:tr w:rsidR="00A46608" w14:paraId="7644D95E" w14:textId="77777777" w:rsidTr="00977027">
        <w:trPr>
          <w:jc w:val="center"/>
        </w:trPr>
        <w:tc>
          <w:tcPr>
            <w:tcW w:w="1266" w:type="dxa"/>
            <w:shd w:val="clear" w:color="auto" w:fill="404040" w:themeFill="text1" w:themeFillTint="BF"/>
          </w:tcPr>
          <w:p w14:paraId="61CD8974"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13</w:t>
            </w:r>
          </w:p>
        </w:tc>
        <w:tc>
          <w:tcPr>
            <w:tcW w:w="1281" w:type="dxa"/>
          </w:tcPr>
          <w:p w14:paraId="251F130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342A2FB0"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 xml:space="preserve"> σ(35.21%) π(64.75%) Bond.</w:t>
            </w:r>
          </w:p>
        </w:tc>
        <w:tc>
          <w:tcPr>
            <w:tcW w:w="1341" w:type="dxa"/>
          </w:tcPr>
          <w:p w14:paraId="51745099"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1B157F8F" w14:textId="77777777" w:rsidTr="00977027">
        <w:trPr>
          <w:jc w:val="center"/>
        </w:trPr>
        <w:tc>
          <w:tcPr>
            <w:tcW w:w="1266" w:type="dxa"/>
            <w:shd w:val="clear" w:color="auto" w:fill="404040" w:themeFill="text1" w:themeFillTint="BF"/>
          </w:tcPr>
          <w:p w14:paraId="4A53D88B"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14</w:t>
            </w:r>
          </w:p>
        </w:tc>
        <w:tc>
          <w:tcPr>
            <w:tcW w:w="1281" w:type="dxa"/>
          </w:tcPr>
          <w:p w14:paraId="0DA72DD5"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6195F5FB"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 xml:space="preserve"> σ(35.21%) π(64.75%) Bond.</w:t>
            </w:r>
          </w:p>
        </w:tc>
        <w:tc>
          <w:tcPr>
            <w:tcW w:w="1341" w:type="dxa"/>
          </w:tcPr>
          <w:p w14:paraId="510A8176"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4EB5142A" w14:textId="77777777" w:rsidTr="00977027">
        <w:trPr>
          <w:jc w:val="center"/>
        </w:trPr>
        <w:tc>
          <w:tcPr>
            <w:tcW w:w="1266" w:type="dxa"/>
            <w:shd w:val="clear" w:color="auto" w:fill="404040" w:themeFill="text1" w:themeFillTint="BF"/>
          </w:tcPr>
          <w:p w14:paraId="22CB55CF"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15</w:t>
            </w:r>
          </w:p>
        </w:tc>
        <w:tc>
          <w:tcPr>
            <w:tcW w:w="1281" w:type="dxa"/>
          </w:tcPr>
          <w:p w14:paraId="6DA7BD43"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5714B617"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 xml:space="preserve">4 </w:t>
            </w:r>
            <w:r>
              <w:rPr>
                <w:rFonts w:ascii="Times New Roman" w:hAnsi="Times New Roman" w:cs="Times New Roman"/>
                <w:color w:val="1F3864" w:themeColor="accent1" w:themeShade="80"/>
              </w:rPr>
              <w:t>π(99.96%) Bond.</w:t>
            </w:r>
          </w:p>
        </w:tc>
        <w:tc>
          <w:tcPr>
            <w:tcW w:w="1341" w:type="dxa"/>
          </w:tcPr>
          <w:p w14:paraId="509A68D8"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0.99898</w:t>
            </w:r>
          </w:p>
        </w:tc>
      </w:tr>
      <w:tr w:rsidR="00A46608" w14:paraId="5DB48459" w14:textId="77777777" w:rsidTr="00977027">
        <w:trPr>
          <w:jc w:val="center"/>
        </w:trPr>
        <w:tc>
          <w:tcPr>
            <w:tcW w:w="1266" w:type="dxa"/>
            <w:shd w:val="clear" w:color="auto" w:fill="404040" w:themeFill="text1" w:themeFillTint="BF"/>
          </w:tcPr>
          <w:p w14:paraId="13D3661A"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16</w:t>
            </w:r>
          </w:p>
        </w:tc>
        <w:tc>
          <w:tcPr>
            <w:tcW w:w="1281" w:type="dxa"/>
          </w:tcPr>
          <w:p w14:paraId="3000BAEE"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270FFAE1"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 xml:space="preserve"> π(99.96%) Bond.</w:t>
            </w:r>
          </w:p>
        </w:tc>
        <w:tc>
          <w:tcPr>
            <w:tcW w:w="1341" w:type="dxa"/>
          </w:tcPr>
          <w:p w14:paraId="2B1848FB"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0.99898</w:t>
            </w:r>
          </w:p>
        </w:tc>
      </w:tr>
      <w:tr w:rsidR="00A46608" w14:paraId="1E80F4C2" w14:textId="77777777" w:rsidTr="00977027">
        <w:trPr>
          <w:jc w:val="center"/>
        </w:trPr>
        <w:tc>
          <w:tcPr>
            <w:tcW w:w="1266" w:type="dxa"/>
            <w:shd w:val="clear" w:color="auto" w:fill="404040" w:themeFill="text1" w:themeFillTint="BF"/>
          </w:tcPr>
          <w:p w14:paraId="714628E4"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17</w:t>
            </w:r>
          </w:p>
        </w:tc>
        <w:tc>
          <w:tcPr>
            <w:tcW w:w="1281" w:type="dxa"/>
          </w:tcPr>
          <w:p w14:paraId="2B9B9583"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0AC37E9C"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10</w:t>
            </w:r>
            <w:r>
              <w:rPr>
                <w:rFonts w:ascii="Times New Roman" w:hAnsi="Times New Roman" w:cs="Times New Roman"/>
                <w:color w:val="1F3864" w:themeColor="accent1" w:themeShade="80"/>
              </w:rPr>
              <w:t xml:space="preserve"> σ(29.55%) π(70.4%) Bond.</w:t>
            </w:r>
          </w:p>
        </w:tc>
        <w:tc>
          <w:tcPr>
            <w:tcW w:w="1341" w:type="dxa"/>
          </w:tcPr>
          <w:p w14:paraId="08DCED1C"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1.23128</w:t>
            </w:r>
          </w:p>
        </w:tc>
      </w:tr>
      <w:tr w:rsidR="00A46608" w14:paraId="3BE31D09" w14:textId="77777777" w:rsidTr="00977027">
        <w:trPr>
          <w:jc w:val="center"/>
        </w:trPr>
        <w:tc>
          <w:tcPr>
            <w:tcW w:w="1266" w:type="dxa"/>
            <w:shd w:val="clear" w:color="auto" w:fill="404040" w:themeFill="text1" w:themeFillTint="BF"/>
          </w:tcPr>
          <w:p w14:paraId="543A890C"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18</w:t>
            </w:r>
          </w:p>
        </w:tc>
        <w:tc>
          <w:tcPr>
            <w:tcW w:w="1281" w:type="dxa"/>
          </w:tcPr>
          <w:p w14:paraId="64A871A4"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2D1C8A14"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10</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 xml:space="preserve"> σ(100%) Bond.</w:t>
            </w:r>
          </w:p>
        </w:tc>
        <w:tc>
          <w:tcPr>
            <w:tcW w:w="1341" w:type="dxa"/>
          </w:tcPr>
          <w:p w14:paraId="3AE9F184"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0.76406</w:t>
            </w:r>
          </w:p>
        </w:tc>
      </w:tr>
      <w:tr w:rsidR="00A46608" w14:paraId="77596A1C" w14:textId="77777777" w:rsidTr="00977027">
        <w:trPr>
          <w:jc w:val="center"/>
        </w:trPr>
        <w:tc>
          <w:tcPr>
            <w:tcW w:w="1266" w:type="dxa"/>
            <w:shd w:val="clear" w:color="auto" w:fill="404040" w:themeFill="text1" w:themeFillTint="BF"/>
          </w:tcPr>
          <w:p w14:paraId="12DDB212"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19</w:t>
            </w:r>
          </w:p>
        </w:tc>
        <w:tc>
          <w:tcPr>
            <w:tcW w:w="1281" w:type="dxa"/>
          </w:tcPr>
          <w:p w14:paraId="5E05212C"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05D67D83"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 xml:space="preserve"> σ(35.21%) π(64.75%) Bond.</w:t>
            </w:r>
          </w:p>
        </w:tc>
        <w:tc>
          <w:tcPr>
            <w:tcW w:w="1341" w:type="dxa"/>
          </w:tcPr>
          <w:p w14:paraId="1099CCFB"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2D3AC6A5" w14:textId="77777777" w:rsidTr="00977027">
        <w:trPr>
          <w:jc w:val="center"/>
        </w:trPr>
        <w:tc>
          <w:tcPr>
            <w:tcW w:w="1266" w:type="dxa"/>
            <w:shd w:val="clear" w:color="auto" w:fill="404040" w:themeFill="text1" w:themeFillTint="BF"/>
          </w:tcPr>
          <w:p w14:paraId="3C48A577"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20</w:t>
            </w:r>
          </w:p>
        </w:tc>
        <w:tc>
          <w:tcPr>
            <w:tcW w:w="1281" w:type="dxa"/>
          </w:tcPr>
          <w:p w14:paraId="4A009248"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12F8BC03"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 xml:space="preserve"> σ(35.21%) π(64.75%) Bond.</w:t>
            </w:r>
          </w:p>
        </w:tc>
        <w:tc>
          <w:tcPr>
            <w:tcW w:w="1341" w:type="dxa"/>
          </w:tcPr>
          <w:p w14:paraId="6B51691F"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50FB74F2" w14:textId="77777777" w:rsidTr="00977027">
        <w:trPr>
          <w:jc w:val="center"/>
        </w:trPr>
        <w:tc>
          <w:tcPr>
            <w:tcW w:w="1266" w:type="dxa"/>
            <w:shd w:val="clear" w:color="auto" w:fill="404040" w:themeFill="text1" w:themeFillTint="BF"/>
          </w:tcPr>
          <w:p w14:paraId="42E36F80"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21</w:t>
            </w:r>
          </w:p>
        </w:tc>
        <w:tc>
          <w:tcPr>
            <w:tcW w:w="1281" w:type="dxa"/>
          </w:tcPr>
          <w:p w14:paraId="2A3946E3"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72612D95"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9</w:t>
            </w:r>
            <w:r>
              <w:rPr>
                <w:rFonts w:ascii="Times New Roman" w:hAnsi="Times New Roman" w:cs="Times New Roman"/>
                <w:color w:val="1F3864" w:themeColor="accent1" w:themeShade="80"/>
              </w:rPr>
              <w:t xml:space="preserve"> σ(29.55%) π(70.40%) Bond.</w:t>
            </w:r>
          </w:p>
        </w:tc>
        <w:tc>
          <w:tcPr>
            <w:tcW w:w="1341" w:type="dxa"/>
          </w:tcPr>
          <w:p w14:paraId="151E9309"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1.23128</w:t>
            </w:r>
          </w:p>
        </w:tc>
      </w:tr>
      <w:tr w:rsidR="00A46608" w14:paraId="305C8F68" w14:textId="77777777" w:rsidTr="00977027">
        <w:trPr>
          <w:jc w:val="center"/>
        </w:trPr>
        <w:tc>
          <w:tcPr>
            <w:tcW w:w="1266" w:type="dxa"/>
            <w:shd w:val="clear" w:color="auto" w:fill="404040" w:themeFill="text1" w:themeFillTint="BF"/>
          </w:tcPr>
          <w:p w14:paraId="59C235FD"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22</w:t>
            </w:r>
          </w:p>
        </w:tc>
        <w:tc>
          <w:tcPr>
            <w:tcW w:w="1281" w:type="dxa"/>
          </w:tcPr>
          <w:p w14:paraId="0A9E0F18"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6CB5B993"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9</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 xml:space="preserve"> σ(100%) Bond.</w:t>
            </w:r>
          </w:p>
        </w:tc>
        <w:tc>
          <w:tcPr>
            <w:tcW w:w="1341" w:type="dxa"/>
          </w:tcPr>
          <w:p w14:paraId="129D1C8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0.76406</w:t>
            </w:r>
          </w:p>
        </w:tc>
      </w:tr>
      <w:tr w:rsidR="00A46608" w14:paraId="40A7E442" w14:textId="77777777" w:rsidTr="00977027">
        <w:trPr>
          <w:jc w:val="center"/>
        </w:trPr>
        <w:tc>
          <w:tcPr>
            <w:tcW w:w="1266" w:type="dxa"/>
            <w:shd w:val="clear" w:color="auto" w:fill="404040" w:themeFill="text1" w:themeFillTint="BF"/>
          </w:tcPr>
          <w:p w14:paraId="69F6683D"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23</w:t>
            </w:r>
          </w:p>
        </w:tc>
        <w:tc>
          <w:tcPr>
            <w:tcW w:w="1281" w:type="dxa"/>
          </w:tcPr>
          <w:p w14:paraId="2D09D5BC"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6D596483"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 xml:space="preserve"> σ(35.21%) π(64.75%) Bond.</w:t>
            </w:r>
          </w:p>
        </w:tc>
        <w:tc>
          <w:tcPr>
            <w:tcW w:w="1341" w:type="dxa"/>
          </w:tcPr>
          <w:p w14:paraId="1971DFE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1ADB0EE1" w14:textId="77777777" w:rsidTr="00977027">
        <w:trPr>
          <w:jc w:val="center"/>
        </w:trPr>
        <w:tc>
          <w:tcPr>
            <w:tcW w:w="1266" w:type="dxa"/>
            <w:shd w:val="clear" w:color="auto" w:fill="404040" w:themeFill="text1" w:themeFillTint="BF"/>
          </w:tcPr>
          <w:p w14:paraId="03EC8010"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24</w:t>
            </w:r>
          </w:p>
        </w:tc>
        <w:tc>
          <w:tcPr>
            <w:tcW w:w="1281" w:type="dxa"/>
          </w:tcPr>
          <w:p w14:paraId="22F98F40"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5AF94EE2"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 xml:space="preserve"> σ(35.21%) π(64.75%) Bond.</w:t>
            </w:r>
          </w:p>
        </w:tc>
        <w:tc>
          <w:tcPr>
            <w:tcW w:w="1341" w:type="dxa"/>
          </w:tcPr>
          <w:p w14:paraId="29541CA1"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0674530F" w14:textId="77777777" w:rsidTr="00977027">
        <w:trPr>
          <w:jc w:val="center"/>
        </w:trPr>
        <w:tc>
          <w:tcPr>
            <w:tcW w:w="1266" w:type="dxa"/>
            <w:shd w:val="clear" w:color="auto" w:fill="404040" w:themeFill="text1" w:themeFillTint="BF"/>
          </w:tcPr>
          <w:p w14:paraId="60D67EAA"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25</w:t>
            </w:r>
          </w:p>
        </w:tc>
        <w:tc>
          <w:tcPr>
            <w:tcW w:w="1281" w:type="dxa"/>
          </w:tcPr>
          <w:p w14:paraId="1FC6310D"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11548BC7"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 xml:space="preserve"> π(99.96%) Bond.</w:t>
            </w:r>
          </w:p>
        </w:tc>
        <w:tc>
          <w:tcPr>
            <w:tcW w:w="1341" w:type="dxa"/>
          </w:tcPr>
          <w:p w14:paraId="738312C7"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0.99898</w:t>
            </w:r>
          </w:p>
        </w:tc>
      </w:tr>
      <w:tr w:rsidR="00A46608" w14:paraId="4CA0C3BC" w14:textId="77777777" w:rsidTr="00977027">
        <w:trPr>
          <w:jc w:val="center"/>
        </w:trPr>
        <w:tc>
          <w:tcPr>
            <w:tcW w:w="1266" w:type="dxa"/>
            <w:shd w:val="clear" w:color="auto" w:fill="404040" w:themeFill="text1" w:themeFillTint="BF"/>
          </w:tcPr>
          <w:p w14:paraId="37A3162E"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26</w:t>
            </w:r>
          </w:p>
        </w:tc>
        <w:tc>
          <w:tcPr>
            <w:tcW w:w="1281" w:type="dxa"/>
          </w:tcPr>
          <w:p w14:paraId="0696B13D"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5E1A326C"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 xml:space="preserve">  π(99.96%) Bond.</w:t>
            </w:r>
          </w:p>
        </w:tc>
        <w:tc>
          <w:tcPr>
            <w:tcW w:w="1341" w:type="dxa"/>
          </w:tcPr>
          <w:p w14:paraId="2E0D3B18"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0.99898</w:t>
            </w:r>
          </w:p>
        </w:tc>
      </w:tr>
      <w:tr w:rsidR="00A46608" w14:paraId="0327C5A2" w14:textId="77777777" w:rsidTr="00977027">
        <w:trPr>
          <w:jc w:val="center"/>
        </w:trPr>
        <w:tc>
          <w:tcPr>
            <w:tcW w:w="1266" w:type="dxa"/>
            <w:shd w:val="clear" w:color="auto" w:fill="404040" w:themeFill="text1" w:themeFillTint="BF"/>
          </w:tcPr>
          <w:p w14:paraId="4E81F018"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27</w:t>
            </w:r>
          </w:p>
        </w:tc>
        <w:tc>
          <w:tcPr>
            <w:tcW w:w="1281" w:type="dxa"/>
          </w:tcPr>
          <w:p w14:paraId="69E498A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01C1AAB2"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8</w:t>
            </w:r>
            <w:r>
              <w:rPr>
                <w:rFonts w:ascii="Times New Roman" w:hAnsi="Times New Roman" w:cs="Times New Roman"/>
                <w:color w:val="1F3864" w:themeColor="accent1" w:themeShade="80"/>
              </w:rPr>
              <w:t xml:space="preserve"> σ(29.55%) π(70.40%) Bond.</w:t>
            </w:r>
          </w:p>
        </w:tc>
        <w:tc>
          <w:tcPr>
            <w:tcW w:w="1341" w:type="dxa"/>
          </w:tcPr>
          <w:p w14:paraId="7DBE2895"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1.23128</w:t>
            </w:r>
          </w:p>
        </w:tc>
      </w:tr>
      <w:tr w:rsidR="00A46608" w14:paraId="6CC24520" w14:textId="77777777" w:rsidTr="00977027">
        <w:trPr>
          <w:jc w:val="center"/>
        </w:trPr>
        <w:tc>
          <w:tcPr>
            <w:tcW w:w="1266" w:type="dxa"/>
            <w:shd w:val="clear" w:color="auto" w:fill="404040" w:themeFill="text1" w:themeFillTint="BF"/>
          </w:tcPr>
          <w:p w14:paraId="27D598D1"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28</w:t>
            </w:r>
          </w:p>
        </w:tc>
        <w:tc>
          <w:tcPr>
            <w:tcW w:w="1281" w:type="dxa"/>
          </w:tcPr>
          <w:p w14:paraId="48544FE9"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658A8126"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8</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 xml:space="preserve"> σ(100%) Bond.</w:t>
            </w:r>
          </w:p>
        </w:tc>
        <w:tc>
          <w:tcPr>
            <w:tcW w:w="1341" w:type="dxa"/>
          </w:tcPr>
          <w:p w14:paraId="0D89710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0.76406</w:t>
            </w:r>
          </w:p>
        </w:tc>
      </w:tr>
      <w:tr w:rsidR="00A46608" w14:paraId="47A41BC0" w14:textId="77777777" w:rsidTr="00977027">
        <w:trPr>
          <w:jc w:val="center"/>
        </w:trPr>
        <w:tc>
          <w:tcPr>
            <w:tcW w:w="1266" w:type="dxa"/>
            <w:shd w:val="clear" w:color="auto" w:fill="404040" w:themeFill="text1" w:themeFillTint="BF"/>
          </w:tcPr>
          <w:p w14:paraId="73E2DB2D"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29</w:t>
            </w:r>
          </w:p>
        </w:tc>
        <w:tc>
          <w:tcPr>
            <w:tcW w:w="1281" w:type="dxa"/>
          </w:tcPr>
          <w:p w14:paraId="60FF459B"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3C1E39AE"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7</w:t>
            </w:r>
            <w:r>
              <w:rPr>
                <w:rFonts w:ascii="Times New Roman" w:hAnsi="Times New Roman" w:cs="Times New Roman"/>
                <w:color w:val="1F3864" w:themeColor="accent1" w:themeShade="80"/>
              </w:rPr>
              <w:t xml:space="preserve"> σ(29.55%) π(70.40%) Bond.</w:t>
            </w:r>
          </w:p>
        </w:tc>
        <w:tc>
          <w:tcPr>
            <w:tcW w:w="1341" w:type="dxa"/>
          </w:tcPr>
          <w:p w14:paraId="6E97910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1.23128</w:t>
            </w:r>
          </w:p>
        </w:tc>
      </w:tr>
      <w:tr w:rsidR="00A46608" w14:paraId="78D4B3C0" w14:textId="77777777" w:rsidTr="00977027">
        <w:trPr>
          <w:jc w:val="center"/>
        </w:trPr>
        <w:tc>
          <w:tcPr>
            <w:tcW w:w="1266" w:type="dxa"/>
            <w:shd w:val="clear" w:color="auto" w:fill="404040" w:themeFill="text1" w:themeFillTint="BF"/>
          </w:tcPr>
          <w:p w14:paraId="7DC97CF9"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30</w:t>
            </w:r>
          </w:p>
        </w:tc>
        <w:tc>
          <w:tcPr>
            <w:tcW w:w="1281" w:type="dxa"/>
          </w:tcPr>
          <w:p w14:paraId="35CC4FB3"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7A1A4796"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7</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 xml:space="preserve"> σ(100%) Bond.</w:t>
            </w:r>
          </w:p>
        </w:tc>
        <w:tc>
          <w:tcPr>
            <w:tcW w:w="1341" w:type="dxa"/>
          </w:tcPr>
          <w:p w14:paraId="5D394338"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0.76406</w:t>
            </w:r>
          </w:p>
        </w:tc>
      </w:tr>
      <w:tr w:rsidR="00A46608" w14:paraId="163DD7C1" w14:textId="77777777" w:rsidTr="00977027">
        <w:trPr>
          <w:jc w:val="center"/>
        </w:trPr>
        <w:tc>
          <w:tcPr>
            <w:tcW w:w="1266" w:type="dxa"/>
            <w:shd w:val="clear" w:color="auto" w:fill="404040" w:themeFill="text1" w:themeFillTint="BF"/>
          </w:tcPr>
          <w:p w14:paraId="1300C8FC"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31</w:t>
            </w:r>
          </w:p>
        </w:tc>
        <w:tc>
          <w:tcPr>
            <w:tcW w:w="1281" w:type="dxa"/>
          </w:tcPr>
          <w:p w14:paraId="202B2552"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Core.</w:t>
            </w:r>
          </w:p>
        </w:tc>
        <w:tc>
          <w:tcPr>
            <w:tcW w:w="3402" w:type="dxa"/>
          </w:tcPr>
          <w:p w14:paraId="32436FFD" w14:textId="77777777" w:rsidR="00A46608" w:rsidRPr="0033107B"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 xml:space="preserve"> (s).</w:t>
            </w:r>
          </w:p>
        </w:tc>
        <w:tc>
          <w:tcPr>
            <w:tcW w:w="1341" w:type="dxa"/>
          </w:tcPr>
          <w:p w14:paraId="602C1566"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1.99909</w:t>
            </w:r>
          </w:p>
        </w:tc>
      </w:tr>
      <w:tr w:rsidR="00A46608" w14:paraId="0CE7BE38" w14:textId="77777777" w:rsidTr="00977027">
        <w:trPr>
          <w:jc w:val="center"/>
        </w:trPr>
        <w:tc>
          <w:tcPr>
            <w:tcW w:w="1266" w:type="dxa"/>
            <w:shd w:val="clear" w:color="auto" w:fill="404040" w:themeFill="text1" w:themeFillTint="BF"/>
          </w:tcPr>
          <w:p w14:paraId="5D8AB797"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32</w:t>
            </w:r>
          </w:p>
        </w:tc>
        <w:tc>
          <w:tcPr>
            <w:tcW w:w="1281" w:type="dxa"/>
          </w:tcPr>
          <w:p w14:paraId="2DB209B4"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Core.</w:t>
            </w:r>
          </w:p>
        </w:tc>
        <w:tc>
          <w:tcPr>
            <w:tcW w:w="3402" w:type="dxa"/>
          </w:tcPr>
          <w:p w14:paraId="222AFCCF" w14:textId="77777777" w:rsidR="00A46608" w:rsidRPr="0033107B"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 xml:space="preserve"> (s).</w:t>
            </w:r>
          </w:p>
        </w:tc>
        <w:tc>
          <w:tcPr>
            <w:tcW w:w="1341" w:type="dxa"/>
          </w:tcPr>
          <w:p w14:paraId="66315070"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1.99909</w:t>
            </w:r>
          </w:p>
        </w:tc>
      </w:tr>
      <w:tr w:rsidR="00A46608" w14:paraId="340A2564" w14:textId="77777777" w:rsidTr="00977027">
        <w:trPr>
          <w:jc w:val="center"/>
        </w:trPr>
        <w:tc>
          <w:tcPr>
            <w:tcW w:w="1266" w:type="dxa"/>
            <w:shd w:val="clear" w:color="auto" w:fill="404040" w:themeFill="text1" w:themeFillTint="BF"/>
          </w:tcPr>
          <w:p w14:paraId="3179228B"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33</w:t>
            </w:r>
          </w:p>
        </w:tc>
        <w:tc>
          <w:tcPr>
            <w:tcW w:w="1281" w:type="dxa"/>
          </w:tcPr>
          <w:p w14:paraId="0F2EEAD1"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Core.</w:t>
            </w:r>
          </w:p>
        </w:tc>
        <w:tc>
          <w:tcPr>
            <w:tcW w:w="3402" w:type="dxa"/>
          </w:tcPr>
          <w:p w14:paraId="15F30FDF" w14:textId="77777777" w:rsidR="00A46608" w:rsidRPr="0033107B"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 xml:space="preserve"> (s).</w:t>
            </w:r>
          </w:p>
        </w:tc>
        <w:tc>
          <w:tcPr>
            <w:tcW w:w="1341" w:type="dxa"/>
          </w:tcPr>
          <w:p w14:paraId="28B49D7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1.99909</w:t>
            </w:r>
          </w:p>
        </w:tc>
      </w:tr>
      <w:tr w:rsidR="00A46608" w14:paraId="7A93E62A" w14:textId="77777777" w:rsidTr="00977027">
        <w:trPr>
          <w:jc w:val="center"/>
        </w:trPr>
        <w:tc>
          <w:tcPr>
            <w:tcW w:w="1266" w:type="dxa"/>
            <w:shd w:val="clear" w:color="auto" w:fill="404040" w:themeFill="text1" w:themeFillTint="BF"/>
          </w:tcPr>
          <w:p w14:paraId="04493F87"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34</w:t>
            </w:r>
          </w:p>
        </w:tc>
        <w:tc>
          <w:tcPr>
            <w:tcW w:w="1281" w:type="dxa"/>
          </w:tcPr>
          <w:p w14:paraId="0916DB7D"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Core.</w:t>
            </w:r>
          </w:p>
        </w:tc>
        <w:tc>
          <w:tcPr>
            <w:tcW w:w="3402" w:type="dxa"/>
          </w:tcPr>
          <w:p w14:paraId="4CEEFBCA" w14:textId="77777777" w:rsidR="00A46608" w:rsidRPr="0033107B"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 xml:space="preserve"> (s).</w:t>
            </w:r>
          </w:p>
        </w:tc>
        <w:tc>
          <w:tcPr>
            <w:tcW w:w="1341" w:type="dxa"/>
          </w:tcPr>
          <w:p w14:paraId="073E42C3"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1.99909</w:t>
            </w:r>
          </w:p>
        </w:tc>
      </w:tr>
      <w:tr w:rsidR="00A46608" w14:paraId="00AD242F" w14:textId="77777777" w:rsidTr="00977027">
        <w:trPr>
          <w:jc w:val="center"/>
        </w:trPr>
        <w:tc>
          <w:tcPr>
            <w:tcW w:w="1266" w:type="dxa"/>
            <w:shd w:val="clear" w:color="auto" w:fill="404040" w:themeFill="text1" w:themeFillTint="BF"/>
          </w:tcPr>
          <w:p w14:paraId="16F1C35C"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35</w:t>
            </w:r>
          </w:p>
        </w:tc>
        <w:tc>
          <w:tcPr>
            <w:tcW w:w="1281" w:type="dxa"/>
          </w:tcPr>
          <w:p w14:paraId="53E05BB0"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Core.</w:t>
            </w:r>
          </w:p>
        </w:tc>
        <w:tc>
          <w:tcPr>
            <w:tcW w:w="3402" w:type="dxa"/>
          </w:tcPr>
          <w:p w14:paraId="612A62C6" w14:textId="77777777" w:rsidR="00A46608" w:rsidRPr="0033107B"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 xml:space="preserve">5 </w:t>
            </w:r>
            <w:r>
              <w:rPr>
                <w:rFonts w:ascii="Times New Roman" w:hAnsi="Times New Roman" w:cs="Times New Roman"/>
                <w:color w:val="1F3864" w:themeColor="accent1" w:themeShade="80"/>
              </w:rPr>
              <w:t>(s).</w:t>
            </w:r>
          </w:p>
        </w:tc>
        <w:tc>
          <w:tcPr>
            <w:tcW w:w="1341" w:type="dxa"/>
          </w:tcPr>
          <w:p w14:paraId="321C3F17"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1.99909</w:t>
            </w:r>
          </w:p>
        </w:tc>
      </w:tr>
      <w:tr w:rsidR="00A46608" w14:paraId="7ED5714C" w14:textId="77777777" w:rsidTr="00977027">
        <w:trPr>
          <w:jc w:val="center"/>
        </w:trPr>
        <w:tc>
          <w:tcPr>
            <w:tcW w:w="1266" w:type="dxa"/>
            <w:shd w:val="clear" w:color="auto" w:fill="404040" w:themeFill="text1" w:themeFillTint="BF"/>
          </w:tcPr>
          <w:p w14:paraId="0D51D5DA"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36</w:t>
            </w:r>
          </w:p>
        </w:tc>
        <w:tc>
          <w:tcPr>
            <w:tcW w:w="1281" w:type="dxa"/>
          </w:tcPr>
          <w:p w14:paraId="1785B735"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Core.</w:t>
            </w:r>
          </w:p>
        </w:tc>
        <w:tc>
          <w:tcPr>
            <w:tcW w:w="3402" w:type="dxa"/>
          </w:tcPr>
          <w:p w14:paraId="7FD23545" w14:textId="77777777" w:rsidR="00A46608" w:rsidRPr="0033107B"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 xml:space="preserve"> (s).</w:t>
            </w:r>
          </w:p>
        </w:tc>
        <w:tc>
          <w:tcPr>
            <w:tcW w:w="1341" w:type="dxa"/>
          </w:tcPr>
          <w:p w14:paraId="3E52856D"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1.99909</w:t>
            </w:r>
          </w:p>
        </w:tc>
      </w:tr>
    </w:tbl>
    <w:p w14:paraId="5D68747B" w14:textId="77777777" w:rsidR="00A46608" w:rsidRDefault="00A46608" w:rsidP="00A46608">
      <w:pPr>
        <w:pStyle w:val="FootnoteText"/>
        <w:jc w:val="both"/>
        <w:rPr>
          <w:rFonts w:ascii="Times New Roman" w:hAnsi="Times New Roman" w:cs="Times New Roman"/>
          <w:color w:val="222A35" w:themeColor="text2" w:themeShade="80"/>
          <w:sz w:val="22"/>
          <w:szCs w:val="22"/>
        </w:rPr>
      </w:pPr>
    </w:p>
    <w:p w14:paraId="0B4986E7" w14:textId="5FED1A52" w:rsidR="00A46608" w:rsidRPr="006D1483" w:rsidRDefault="00A46608" w:rsidP="00A46608">
      <w:pPr>
        <w:pStyle w:val="FootnoteText"/>
        <w:jc w:val="both"/>
        <w:rPr>
          <w:rFonts w:ascii="Times New Roman" w:hAnsi="Times New Roman" w:cs="Times New Roman"/>
          <w:sz w:val="22"/>
          <w:szCs w:val="22"/>
        </w:rPr>
      </w:pPr>
      <w:r>
        <w:rPr>
          <w:rFonts w:ascii="Times New Roman" w:hAnsi="Times New Roman" w:cs="Times New Roman"/>
          <w:color w:val="222A35" w:themeColor="text2" w:themeShade="80"/>
          <w:sz w:val="22"/>
          <w:szCs w:val="22"/>
        </w:rPr>
        <w:t xml:space="preserve">In </w:t>
      </w:r>
      <w:r w:rsidRPr="00C76514">
        <w:rPr>
          <w:rFonts w:ascii="Times New Roman" w:hAnsi="Times New Roman" w:cs="Times New Roman"/>
          <w:color w:val="222A35" w:themeColor="text2" w:themeShade="80"/>
          <w:sz w:val="22"/>
          <w:szCs w:val="22"/>
        </w:rPr>
        <w:t xml:space="preserve">Table </w:t>
      </w:r>
      <w:r>
        <w:rPr>
          <w:rFonts w:ascii="Times New Roman" w:hAnsi="Times New Roman" w:cs="Times New Roman"/>
          <w:color w:val="222A35" w:themeColor="text2" w:themeShade="80"/>
          <w:sz w:val="22"/>
          <w:szCs w:val="22"/>
        </w:rPr>
        <w:t xml:space="preserve">4 </w:t>
      </w:r>
      <w:r w:rsidRPr="00C76514">
        <w:rPr>
          <w:rFonts w:ascii="Times New Roman" w:hAnsi="Times New Roman" w:cs="Times New Roman"/>
          <w:color w:val="222A35" w:themeColor="text2" w:themeShade="80"/>
          <w:sz w:val="22"/>
          <w:szCs w:val="22"/>
        </w:rPr>
        <w:t>the Natural Bond Orbitals of C</w:t>
      </w:r>
      <w:r w:rsidRPr="00C76514">
        <w:rPr>
          <w:rFonts w:ascii="Times New Roman" w:hAnsi="Times New Roman" w:cs="Times New Roman"/>
          <w:color w:val="222A35" w:themeColor="text2" w:themeShade="80"/>
          <w:sz w:val="22"/>
          <w:szCs w:val="22"/>
          <w:vertAlign w:val="subscript"/>
        </w:rPr>
        <w:t>6</w:t>
      </w:r>
      <w:r w:rsidRPr="00C76514">
        <w:rPr>
          <w:rFonts w:ascii="Times New Roman" w:hAnsi="Times New Roman" w:cs="Times New Roman"/>
          <w:color w:val="222A35" w:themeColor="text2" w:themeShade="80"/>
          <w:sz w:val="22"/>
          <w:szCs w:val="22"/>
        </w:rPr>
        <w:t>H</w:t>
      </w:r>
      <w:r w:rsidRPr="00C76514">
        <w:rPr>
          <w:rFonts w:ascii="Times New Roman" w:hAnsi="Times New Roman" w:cs="Times New Roman"/>
          <w:color w:val="222A35" w:themeColor="text2" w:themeShade="80"/>
          <w:sz w:val="22"/>
          <w:szCs w:val="22"/>
          <w:vertAlign w:val="subscript"/>
        </w:rPr>
        <w:t>6</w:t>
      </w:r>
      <w:r>
        <w:rPr>
          <w:rFonts w:ascii="Times New Roman" w:hAnsi="Times New Roman" w:cs="Times New Roman"/>
          <w:color w:val="222A35" w:themeColor="text2" w:themeShade="80"/>
          <w:sz w:val="22"/>
          <w:szCs w:val="22"/>
          <w:vertAlign w:val="subscript"/>
        </w:rPr>
        <w:t xml:space="preserve"> </w:t>
      </w:r>
      <w:r>
        <w:rPr>
          <w:rFonts w:ascii="Times New Roman" w:hAnsi="Times New Roman" w:cs="Times New Roman"/>
          <w:color w:val="222A35" w:themeColor="text2" w:themeShade="80"/>
          <w:sz w:val="22"/>
          <w:szCs w:val="22"/>
        </w:rPr>
        <w:t>are shown</w:t>
      </w:r>
      <w:r w:rsidRPr="00C76514">
        <w:rPr>
          <w:rFonts w:ascii="Times New Roman" w:hAnsi="Times New Roman" w:cs="Times New Roman"/>
          <w:color w:val="222A35" w:themeColor="text2" w:themeShade="80"/>
          <w:sz w:val="22"/>
          <w:szCs w:val="22"/>
        </w:rPr>
        <w:t xml:space="preserve">. The </w:t>
      </w:r>
      <w:r>
        <w:rPr>
          <w:rFonts w:ascii="Times New Roman" w:hAnsi="Times New Roman" w:cs="Times New Roman"/>
          <w:color w:val="222A35" w:themeColor="text2" w:themeShade="80"/>
          <w:sz w:val="22"/>
          <w:szCs w:val="22"/>
        </w:rPr>
        <w:t>N</w:t>
      </w:r>
      <w:r w:rsidRPr="00C76514">
        <w:rPr>
          <w:rFonts w:ascii="Times New Roman" w:hAnsi="Times New Roman" w:cs="Times New Roman"/>
          <w:color w:val="222A35" w:themeColor="text2" w:themeShade="80"/>
          <w:sz w:val="22"/>
          <w:szCs w:val="22"/>
        </w:rPr>
        <w:t xml:space="preserve">atural Bond orbitals also help us to understand the aromatic/delocalised nature of Benzene. The </w:t>
      </w:r>
      <w:r>
        <w:rPr>
          <w:rFonts w:ascii="Times New Roman" w:hAnsi="Times New Roman" w:cs="Times New Roman"/>
          <w:color w:val="222A35" w:themeColor="text2" w:themeShade="80"/>
          <w:sz w:val="22"/>
          <w:szCs w:val="22"/>
        </w:rPr>
        <w:t xml:space="preserve">Natural </w:t>
      </w:r>
      <w:r w:rsidRPr="00C76514">
        <w:rPr>
          <w:rFonts w:ascii="Times New Roman" w:hAnsi="Times New Roman" w:cs="Times New Roman"/>
          <w:color w:val="222A35" w:themeColor="text2" w:themeShade="80"/>
          <w:sz w:val="22"/>
          <w:szCs w:val="22"/>
        </w:rPr>
        <w:t xml:space="preserve">Bond Orbitals present in the C bonds are combinations of the C s and p atomic orbitals showing a </w:t>
      </w:r>
      <w:ins w:id="97" w:author="David Hoxley" w:date="2025-09-19T14:57:00Z">
        <w:r w:rsidR="002A46D8">
          <w:rPr>
            <w:rFonts w:ascii="Times New Roman" w:hAnsi="Times New Roman" w:cs="Times New Roman"/>
            <w:color w:val="222A35" w:themeColor="text2" w:themeShade="80"/>
            <w:sz w:val="22"/>
            <w:szCs w:val="22"/>
          </w:rPr>
          <w:t xml:space="preserve">sp2 </w:t>
        </w:r>
      </w:ins>
      <w:r w:rsidRPr="00C76514">
        <w:rPr>
          <w:rFonts w:ascii="Times New Roman" w:hAnsi="Times New Roman" w:cs="Times New Roman"/>
          <w:i/>
          <w:iCs/>
          <w:color w:val="222A35" w:themeColor="text2" w:themeShade="80"/>
          <w:sz w:val="22"/>
          <w:szCs w:val="22"/>
        </w:rPr>
        <w:t>‘hybridised</w:t>
      </w:r>
      <w:r>
        <w:rPr>
          <w:rFonts w:ascii="Times New Roman" w:hAnsi="Times New Roman" w:cs="Times New Roman"/>
          <w:i/>
          <w:iCs/>
          <w:color w:val="222A35" w:themeColor="text2" w:themeShade="80"/>
          <w:sz w:val="22"/>
          <w:szCs w:val="22"/>
        </w:rPr>
        <w:t>’</w:t>
      </w:r>
      <w:r w:rsidRPr="00C76514">
        <w:rPr>
          <w:rFonts w:ascii="Times New Roman" w:hAnsi="Times New Roman" w:cs="Times New Roman"/>
          <w:color w:val="222A35" w:themeColor="text2" w:themeShade="80"/>
          <w:sz w:val="22"/>
          <w:szCs w:val="22"/>
        </w:rPr>
        <w:t xml:space="preserve"> structure</w:t>
      </w:r>
      <w:r>
        <w:rPr>
          <w:rStyle w:val="EndnoteReference"/>
          <w:rFonts w:ascii="Times New Roman" w:hAnsi="Times New Roman" w:cs="Times New Roman"/>
          <w:sz w:val="22"/>
          <w:szCs w:val="22"/>
        </w:rPr>
        <w:endnoteReference w:id="6"/>
      </w:r>
      <w:r>
        <w:rPr>
          <w:rFonts w:ascii="Times New Roman" w:hAnsi="Times New Roman" w:cs="Times New Roman"/>
          <w:color w:val="222A35" w:themeColor="text2" w:themeShade="80"/>
          <w:sz w:val="22"/>
          <w:szCs w:val="22"/>
        </w:rPr>
        <w:t>.</w:t>
      </w:r>
    </w:p>
    <w:p w14:paraId="1EC8F4D5"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br w:type="page"/>
      </w:r>
    </w:p>
    <w:p w14:paraId="1E65499A" w14:textId="77777777" w:rsidR="00A46608" w:rsidRDefault="00A46608" w:rsidP="00A46608">
      <w:pPr>
        <w:jc w:val="both"/>
        <w:rPr>
          <w:rFonts w:ascii="Times New Roman" w:hAnsi="Times New Roman" w:cs="Times New Roman"/>
          <w:color w:val="222A35" w:themeColor="text2" w:themeShade="80"/>
        </w:rPr>
        <w:sectPr w:rsidR="00A46608" w:rsidSect="00A46608">
          <w:headerReference w:type="default" r:id="rId33"/>
          <w:footerReference w:type="default" r:id="rId34"/>
          <w:endnotePr>
            <w:numFmt w:val="upperRoman"/>
          </w:endnotePr>
          <w:pgSz w:w="11906" w:h="16838"/>
          <w:pgMar w:top="1440" w:right="1440" w:bottom="1440" w:left="1440" w:header="708" w:footer="708" w:gutter="0"/>
          <w:cols w:space="708"/>
          <w:docGrid w:linePitch="360"/>
        </w:sectPr>
      </w:pPr>
    </w:p>
    <w:p w14:paraId="2EC55198" w14:textId="77777777" w:rsidR="00A46608" w:rsidRPr="0066066A"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lastRenderedPageBreak/>
        <w:t>Table 5.:</w:t>
      </w:r>
      <w:r>
        <w:rPr>
          <w:rFonts w:ascii="Times New Roman" w:hAnsi="Times New Roman" w:cs="Times New Roman"/>
          <w:color w:val="222A35" w:themeColor="text2" w:themeShade="80"/>
        </w:rPr>
        <w:t xml:space="preserve"> Bond Orders of Benzene(C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w:t>
      </w:r>
    </w:p>
    <w:tbl>
      <w:tblPr>
        <w:tblStyle w:val="TableGrid"/>
        <w:tblW w:w="12831" w:type="dxa"/>
        <w:jc w:val="center"/>
        <w:tblLook w:val="04A0" w:firstRow="1" w:lastRow="0" w:firstColumn="1" w:lastColumn="0" w:noHBand="0" w:noVBand="1"/>
      </w:tblPr>
      <w:tblGrid>
        <w:gridCol w:w="1526"/>
        <w:gridCol w:w="1193"/>
        <w:gridCol w:w="1070"/>
        <w:gridCol w:w="999"/>
        <w:gridCol w:w="926"/>
        <w:gridCol w:w="999"/>
        <w:gridCol w:w="874"/>
        <w:gridCol w:w="874"/>
        <w:gridCol w:w="874"/>
        <w:gridCol w:w="874"/>
        <w:gridCol w:w="874"/>
        <w:gridCol w:w="874"/>
        <w:gridCol w:w="874"/>
      </w:tblGrid>
      <w:tr w:rsidR="00A46608" w14:paraId="60A8AAFB" w14:textId="77777777" w:rsidTr="00977027">
        <w:trPr>
          <w:trHeight w:val="389"/>
          <w:jc w:val="center"/>
        </w:trPr>
        <w:tc>
          <w:tcPr>
            <w:tcW w:w="1526" w:type="dxa"/>
            <w:shd w:val="clear" w:color="auto" w:fill="404040" w:themeFill="text1" w:themeFillTint="BF"/>
          </w:tcPr>
          <w:p w14:paraId="62D7F3FB" w14:textId="77777777" w:rsidR="00A46608" w:rsidRPr="00C74982" w:rsidRDefault="00A46608" w:rsidP="00977027">
            <w:pPr>
              <w:jc w:val="both"/>
              <w:rPr>
                <w:rFonts w:ascii="Times New Roman" w:hAnsi="Times New Roman" w:cs="Times New Roman"/>
                <w:b/>
                <w:bCs/>
                <w:color w:val="FFFFFF" w:themeColor="background1"/>
              </w:rPr>
            </w:pPr>
            <w:r w:rsidRPr="00C74982">
              <w:rPr>
                <w:rFonts w:ascii="Times New Roman" w:hAnsi="Times New Roman" w:cs="Times New Roman"/>
                <w:b/>
                <w:bCs/>
                <w:color w:val="FFFFFF" w:themeColor="background1"/>
              </w:rPr>
              <w:t>Atom:</w:t>
            </w:r>
          </w:p>
        </w:tc>
        <w:tc>
          <w:tcPr>
            <w:tcW w:w="1193" w:type="dxa"/>
            <w:shd w:val="clear" w:color="auto" w:fill="404040" w:themeFill="text1" w:themeFillTint="BF"/>
          </w:tcPr>
          <w:p w14:paraId="11B7D421" w14:textId="77777777" w:rsidR="00A46608" w:rsidRPr="00E9421D"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1</w:t>
            </w:r>
            <w:r>
              <w:rPr>
                <w:rFonts w:ascii="Times New Roman" w:hAnsi="Times New Roman" w:cs="Times New Roman"/>
                <w:b/>
                <w:bCs/>
                <w:color w:val="FFFFFF" w:themeColor="background1"/>
              </w:rPr>
              <w:t>:</w:t>
            </w:r>
          </w:p>
        </w:tc>
        <w:tc>
          <w:tcPr>
            <w:tcW w:w="1070" w:type="dxa"/>
            <w:shd w:val="clear" w:color="auto" w:fill="404040" w:themeFill="text1" w:themeFillTint="BF"/>
          </w:tcPr>
          <w:p w14:paraId="5451B7B3" w14:textId="77777777" w:rsidR="00A46608" w:rsidRPr="001E1269"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2</w:t>
            </w:r>
            <w:r w:rsidRPr="001E1269">
              <w:rPr>
                <w:rFonts w:ascii="Times New Roman" w:hAnsi="Times New Roman" w:cs="Times New Roman"/>
                <w:b/>
                <w:bCs/>
                <w:color w:val="FFFFFF" w:themeColor="background1"/>
              </w:rPr>
              <w:t>:</w:t>
            </w:r>
          </w:p>
        </w:tc>
        <w:tc>
          <w:tcPr>
            <w:tcW w:w="999" w:type="dxa"/>
            <w:shd w:val="clear" w:color="auto" w:fill="404040" w:themeFill="text1" w:themeFillTint="BF"/>
          </w:tcPr>
          <w:p w14:paraId="5E013354" w14:textId="77777777" w:rsidR="00A46608" w:rsidRPr="00E9421D"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3</w:t>
            </w:r>
            <w:r>
              <w:rPr>
                <w:rFonts w:ascii="Times New Roman" w:hAnsi="Times New Roman" w:cs="Times New Roman"/>
                <w:b/>
                <w:bCs/>
                <w:color w:val="FFFFFF" w:themeColor="background1"/>
              </w:rPr>
              <w:t>:</w:t>
            </w:r>
          </w:p>
        </w:tc>
        <w:tc>
          <w:tcPr>
            <w:tcW w:w="926" w:type="dxa"/>
            <w:shd w:val="clear" w:color="auto" w:fill="404040" w:themeFill="text1" w:themeFillTint="BF"/>
          </w:tcPr>
          <w:p w14:paraId="6F1B0D88" w14:textId="77777777" w:rsidR="00A46608" w:rsidRPr="00E9421D"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4</w:t>
            </w:r>
            <w:r>
              <w:rPr>
                <w:rFonts w:ascii="Times New Roman" w:hAnsi="Times New Roman" w:cs="Times New Roman"/>
                <w:b/>
                <w:bCs/>
                <w:color w:val="FFFFFF" w:themeColor="background1"/>
              </w:rPr>
              <w:t>:</w:t>
            </w:r>
          </w:p>
        </w:tc>
        <w:tc>
          <w:tcPr>
            <w:tcW w:w="999" w:type="dxa"/>
            <w:shd w:val="clear" w:color="auto" w:fill="404040" w:themeFill="text1" w:themeFillTint="BF"/>
          </w:tcPr>
          <w:p w14:paraId="7BE30972" w14:textId="77777777" w:rsidR="00A46608" w:rsidRPr="00E9421D" w:rsidRDefault="00A46608" w:rsidP="00977027">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5</w:t>
            </w:r>
            <w:r>
              <w:rPr>
                <w:rFonts w:ascii="Times New Roman" w:hAnsi="Times New Roman" w:cs="Times New Roman"/>
                <w:b/>
                <w:bCs/>
                <w:color w:val="FFFFFF" w:themeColor="background1"/>
              </w:rPr>
              <w:t>:</w:t>
            </w:r>
          </w:p>
        </w:tc>
        <w:tc>
          <w:tcPr>
            <w:tcW w:w="874" w:type="dxa"/>
            <w:shd w:val="clear" w:color="auto" w:fill="404040" w:themeFill="text1" w:themeFillTint="BF"/>
          </w:tcPr>
          <w:p w14:paraId="4FEE621C" w14:textId="77777777" w:rsidR="00A46608" w:rsidRPr="00E9421D" w:rsidRDefault="00A46608" w:rsidP="00977027">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6</w:t>
            </w:r>
          </w:p>
        </w:tc>
        <w:tc>
          <w:tcPr>
            <w:tcW w:w="874" w:type="dxa"/>
            <w:shd w:val="clear" w:color="auto" w:fill="404040" w:themeFill="text1" w:themeFillTint="BF"/>
          </w:tcPr>
          <w:p w14:paraId="0736A437" w14:textId="77777777" w:rsidR="00A46608" w:rsidRPr="00E315E4" w:rsidRDefault="00A46608" w:rsidP="00977027">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7</w:t>
            </w:r>
          </w:p>
        </w:tc>
        <w:tc>
          <w:tcPr>
            <w:tcW w:w="874" w:type="dxa"/>
            <w:shd w:val="clear" w:color="auto" w:fill="404040" w:themeFill="text1" w:themeFillTint="BF"/>
          </w:tcPr>
          <w:p w14:paraId="564695DD" w14:textId="77777777" w:rsidR="00A46608" w:rsidRPr="00E315E4" w:rsidRDefault="00A46608" w:rsidP="00977027">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8</w:t>
            </w:r>
          </w:p>
        </w:tc>
        <w:tc>
          <w:tcPr>
            <w:tcW w:w="874" w:type="dxa"/>
            <w:shd w:val="clear" w:color="auto" w:fill="404040" w:themeFill="text1" w:themeFillTint="BF"/>
          </w:tcPr>
          <w:p w14:paraId="6CF02EDA" w14:textId="77777777" w:rsidR="00A46608" w:rsidRPr="003F1D00" w:rsidRDefault="00A46608" w:rsidP="00977027">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9</w:t>
            </w:r>
          </w:p>
        </w:tc>
        <w:tc>
          <w:tcPr>
            <w:tcW w:w="874" w:type="dxa"/>
            <w:shd w:val="clear" w:color="auto" w:fill="404040" w:themeFill="text1" w:themeFillTint="BF"/>
          </w:tcPr>
          <w:p w14:paraId="55424CCB" w14:textId="77777777" w:rsidR="00A46608" w:rsidRPr="003F1D00" w:rsidRDefault="00A46608" w:rsidP="00977027">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10</w:t>
            </w:r>
          </w:p>
        </w:tc>
        <w:tc>
          <w:tcPr>
            <w:tcW w:w="874" w:type="dxa"/>
            <w:shd w:val="clear" w:color="auto" w:fill="404040" w:themeFill="text1" w:themeFillTint="BF"/>
          </w:tcPr>
          <w:p w14:paraId="6B88DB4A" w14:textId="77777777" w:rsidR="00A46608" w:rsidRPr="003F1D00" w:rsidRDefault="00A46608" w:rsidP="00977027">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11</w:t>
            </w:r>
          </w:p>
        </w:tc>
        <w:tc>
          <w:tcPr>
            <w:tcW w:w="874" w:type="dxa"/>
            <w:shd w:val="clear" w:color="auto" w:fill="404040" w:themeFill="text1" w:themeFillTint="BF"/>
          </w:tcPr>
          <w:p w14:paraId="7C519406" w14:textId="77777777" w:rsidR="00A46608" w:rsidRPr="003F1D00" w:rsidRDefault="00A46608" w:rsidP="00977027">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12</w:t>
            </w:r>
          </w:p>
        </w:tc>
      </w:tr>
      <w:tr w:rsidR="00A46608" w14:paraId="057F0EBF" w14:textId="77777777" w:rsidTr="00977027">
        <w:trPr>
          <w:trHeight w:val="389"/>
          <w:jc w:val="center"/>
        </w:trPr>
        <w:tc>
          <w:tcPr>
            <w:tcW w:w="1526" w:type="dxa"/>
            <w:shd w:val="clear" w:color="auto" w:fill="404040" w:themeFill="text1" w:themeFillTint="BF"/>
          </w:tcPr>
          <w:p w14:paraId="41B44250"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1</w:t>
            </w:r>
          </w:p>
        </w:tc>
        <w:tc>
          <w:tcPr>
            <w:tcW w:w="1193" w:type="dxa"/>
          </w:tcPr>
          <w:p w14:paraId="3B60DCD1"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1070" w:type="dxa"/>
          </w:tcPr>
          <w:p w14:paraId="0E040B08" w14:textId="77777777" w:rsidR="00A46608" w:rsidRPr="00D237AA" w:rsidRDefault="00A46608" w:rsidP="00977027">
            <w:pPr>
              <w:jc w:val="both"/>
              <w:rPr>
                <w:rFonts w:ascii="Times New Roman" w:hAnsi="Times New Roman" w:cs="Times New Roman"/>
                <w:color w:val="1F3864" w:themeColor="accent1" w:themeShade="80"/>
              </w:rPr>
            </w:pPr>
          </w:p>
        </w:tc>
        <w:tc>
          <w:tcPr>
            <w:tcW w:w="999" w:type="dxa"/>
          </w:tcPr>
          <w:p w14:paraId="4C27E1DC" w14:textId="77777777" w:rsidR="00A46608" w:rsidRDefault="00A46608" w:rsidP="00977027">
            <w:pPr>
              <w:jc w:val="both"/>
              <w:rPr>
                <w:rFonts w:ascii="Times New Roman" w:hAnsi="Times New Roman" w:cs="Times New Roman"/>
                <w:color w:val="1F3864" w:themeColor="accent1" w:themeShade="80"/>
              </w:rPr>
            </w:pPr>
          </w:p>
        </w:tc>
        <w:tc>
          <w:tcPr>
            <w:tcW w:w="926" w:type="dxa"/>
          </w:tcPr>
          <w:p w14:paraId="3110985A" w14:textId="77777777" w:rsidR="00A46608" w:rsidRDefault="00A46608" w:rsidP="00977027">
            <w:pPr>
              <w:jc w:val="both"/>
              <w:rPr>
                <w:rFonts w:ascii="Times New Roman" w:hAnsi="Times New Roman" w:cs="Times New Roman"/>
                <w:color w:val="1F3864" w:themeColor="accent1" w:themeShade="80"/>
              </w:rPr>
            </w:pPr>
          </w:p>
        </w:tc>
        <w:tc>
          <w:tcPr>
            <w:tcW w:w="999" w:type="dxa"/>
          </w:tcPr>
          <w:p w14:paraId="64B18FF5"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0AEC8CFD"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2FE9775D"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2A950021"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3132C78F"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041E7D10"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20B08690"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2F26FB2F" w14:textId="77777777" w:rsidR="00A46608" w:rsidRDefault="00A46608" w:rsidP="00977027">
            <w:pPr>
              <w:jc w:val="both"/>
              <w:rPr>
                <w:rFonts w:ascii="Times New Roman" w:hAnsi="Times New Roman" w:cs="Times New Roman"/>
                <w:color w:val="1F3864" w:themeColor="accent1" w:themeShade="80"/>
              </w:rPr>
            </w:pPr>
          </w:p>
        </w:tc>
      </w:tr>
      <w:tr w:rsidR="00A46608" w14:paraId="6D6B95A3" w14:textId="77777777" w:rsidTr="00977027">
        <w:trPr>
          <w:trHeight w:val="389"/>
          <w:jc w:val="center"/>
        </w:trPr>
        <w:tc>
          <w:tcPr>
            <w:tcW w:w="1526" w:type="dxa"/>
            <w:shd w:val="clear" w:color="auto" w:fill="404040" w:themeFill="text1" w:themeFillTint="BF"/>
          </w:tcPr>
          <w:p w14:paraId="7665729A"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2</w:t>
            </w:r>
          </w:p>
        </w:tc>
        <w:tc>
          <w:tcPr>
            <w:tcW w:w="1193" w:type="dxa"/>
          </w:tcPr>
          <w:p w14:paraId="2CEA6725"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1.44</w:t>
            </w:r>
          </w:p>
        </w:tc>
        <w:tc>
          <w:tcPr>
            <w:tcW w:w="1070" w:type="dxa"/>
          </w:tcPr>
          <w:p w14:paraId="3783D12E"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56FCAA46" w14:textId="77777777" w:rsidR="00A46608" w:rsidRDefault="00A46608" w:rsidP="00977027">
            <w:pPr>
              <w:jc w:val="both"/>
              <w:rPr>
                <w:rFonts w:ascii="Times New Roman" w:hAnsi="Times New Roman" w:cs="Times New Roman"/>
                <w:color w:val="1F3864" w:themeColor="accent1" w:themeShade="80"/>
              </w:rPr>
            </w:pPr>
          </w:p>
        </w:tc>
        <w:tc>
          <w:tcPr>
            <w:tcW w:w="926" w:type="dxa"/>
          </w:tcPr>
          <w:p w14:paraId="361D3418" w14:textId="77777777" w:rsidR="00A46608" w:rsidRDefault="00A46608" w:rsidP="00977027">
            <w:pPr>
              <w:jc w:val="both"/>
              <w:rPr>
                <w:rFonts w:ascii="Times New Roman" w:hAnsi="Times New Roman" w:cs="Times New Roman"/>
                <w:color w:val="1F3864" w:themeColor="accent1" w:themeShade="80"/>
              </w:rPr>
            </w:pPr>
          </w:p>
        </w:tc>
        <w:tc>
          <w:tcPr>
            <w:tcW w:w="999" w:type="dxa"/>
          </w:tcPr>
          <w:p w14:paraId="19644F71"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384869E8"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4D13CA8A"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0B4DE122"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45C29664"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55104747"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6C8B5D89"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39903C71" w14:textId="77777777" w:rsidR="00A46608" w:rsidRDefault="00A46608" w:rsidP="00977027">
            <w:pPr>
              <w:jc w:val="both"/>
              <w:rPr>
                <w:rFonts w:ascii="Times New Roman" w:hAnsi="Times New Roman" w:cs="Times New Roman"/>
                <w:color w:val="1F3864" w:themeColor="accent1" w:themeShade="80"/>
              </w:rPr>
            </w:pPr>
          </w:p>
        </w:tc>
      </w:tr>
      <w:tr w:rsidR="00A46608" w14:paraId="0FD04774" w14:textId="77777777" w:rsidTr="00977027">
        <w:trPr>
          <w:trHeight w:val="389"/>
          <w:jc w:val="center"/>
        </w:trPr>
        <w:tc>
          <w:tcPr>
            <w:tcW w:w="1526" w:type="dxa"/>
            <w:shd w:val="clear" w:color="auto" w:fill="404040" w:themeFill="text1" w:themeFillTint="BF"/>
          </w:tcPr>
          <w:p w14:paraId="53587F35"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3</w:t>
            </w:r>
          </w:p>
        </w:tc>
        <w:tc>
          <w:tcPr>
            <w:tcW w:w="1193" w:type="dxa"/>
          </w:tcPr>
          <w:p w14:paraId="0514EACD"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1070" w:type="dxa"/>
          </w:tcPr>
          <w:p w14:paraId="0E806616"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1.44</w:t>
            </w:r>
          </w:p>
        </w:tc>
        <w:tc>
          <w:tcPr>
            <w:tcW w:w="999" w:type="dxa"/>
          </w:tcPr>
          <w:p w14:paraId="6ED90287"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26" w:type="dxa"/>
          </w:tcPr>
          <w:p w14:paraId="1642D926" w14:textId="77777777" w:rsidR="00A46608" w:rsidRDefault="00A46608" w:rsidP="00977027">
            <w:pPr>
              <w:jc w:val="both"/>
              <w:rPr>
                <w:rFonts w:ascii="Times New Roman" w:hAnsi="Times New Roman" w:cs="Times New Roman"/>
                <w:color w:val="1F3864" w:themeColor="accent1" w:themeShade="80"/>
              </w:rPr>
            </w:pPr>
          </w:p>
        </w:tc>
        <w:tc>
          <w:tcPr>
            <w:tcW w:w="999" w:type="dxa"/>
          </w:tcPr>
          <w:p w14:paraId="1D91540F"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6B528156"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5738C1CB"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376F64D5"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477C2249"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003C1B5F"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1CF2BE9E"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2787623B" w14:textId="77777777" w:rsidR="00A46608" w:rsidRDefault="00A46608" w:rsidP="00977027">
            <w:pPr>
              <w:jc w:val="both"/>
              <w:rPr>
                <w:rFonts w:ascii="Times New Roman" w:hAnsi="Times New Roman" w:cs="Times New Roman"/>
                <w:color w:val="1F3864" w:themeColor="accent1" w:themeShade="80"/>
              </w:rPr>
            </w:pPr>
          </w:p>
        </w:tc>
      </w:tr>
      <w:tr w:rsidR="00A46608" w14:paraId="47653C72" w14:textId="77777777" w:rsidTr="00977027">
        <w:trPr>
          <w:trHeight w:val="389"/>
          <w:jc w:val="center"/>
        </w:trPr>
        <w:tc>
          <w:tcPr>
            <w:tcW w:w="1526" w:type="dxa"/>
            <w:shd w:val="clear" w:color="auto" w:fill="404040" w:themeFill="text1" w:themeFillTint="BF"/>
          </w:tcPr>
          <w:p w14:paraId="4451F4B2"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4</w:t>
            </w:r>
          </w:p>
        </w:tc>
        <w:tc>
          <w:tcPr>
            <w:tcW w:w="1193" w:type="dxa"/>
          </w:tcPr>
          <w:p w14:paraId="17253C6A"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0.11</w:t>
            </w:r>
          </w:p>
        </w:tc>
        <w:tc>
          <w:tcPr>
            <w:tcW w:w="1070" w:type="dxa"/>
          </w:tcPr>
          <w:p w14:paraId="0A8B69A1"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9" w:type="dxa"/>
          </w:tcPr>
          <w:p w14:paraId="21600508"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1.44</w:t>
            </w:r>
          </w:p>
        </w:tc>
        <w:tc>
          <w:tcPr>
            <w:tcW w:w="926" w:type="dxa"/>
          </w:tcPr>
          <w:p w14:paraId="7BADB894"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528EFA34"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52218138"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6A67237F"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11C9BD65"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037381A5"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01414208"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3F8ECB07"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640FA621" w14:textId="77777777" w:rsidR="00A46608" w:rsidRDefault="00A46608" w:rsidP="00977027">
            <w:pPr>
              <w:jc w:val="both"/>
              <w:rPr>
                <w:rFonts w:ascii="Times New Roman" w:hAnsi="Times New Roman" w:cs="Times New Roman"/>
                <w:color w:val="1F3864" w:themeColor="accent1" w:themeShade="80"/>
              </w:rPr>
            </w:pPr>
          </w:p>
        </w:tc>
      </w:tr>
      <w:tr w:rsidR="00A46608" w14:paraId="60622058" w14:textId="77777777" w:rsidTr="00977027">
        <w:trPr>
          <w:trHeight w:val="371"/>
          <w:jc w:val="center"/>
        </w:trPr>
        <w:tc>
          <w:tcPr>
            <w:tcW w:w="1526" w:type="dxa"/>
            <w:shd w:val="clear" w:color="auto" w:fill="404040" w:themeFill="text1" w:themeFillTint="BF"/>
          </w:tcPr>
          <w:p w14:paraId="11CCAFF1"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5</w:t>
            </w:r>
          </w:p>
        </w:tc>
        <w:tc>
          <w:tcPr>
            <w:tcW w:w="1193" w:type="dxa"/>
          </w:tcPr>
          <w:p w14:paraId="748671CF"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1070" w:type="dxa"/>
          </w:tcPr>
          <w:p w14:paraId="64C91A6B"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0.11</w:t>
            </w:r>
          </w:p>
        </w:tc>
        <w:tc>
          <w:tcPr>
            <w:tcW w:w="999" w:type="dxa"/>
          </w:tcPr>
          <w:p w14:paraId="12075D68"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26" w:type="dxa"/>
          </w:tcPr>
          <w:p w14:paraId="3F970CCA"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1.44</w:t>
            </w:r>
          </w:p>
        </w:tc>
        <w:tc>
          <w:tcPr>
            <w:tcW w:w="999" w:type="dxa"/>
          </w:tcPr>
          <w:p w14:paraId="20D26917"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43166AAD"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4E074816"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08655AA6"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33533FF0"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1BC8A56B"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7B7EBB6E"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47E968B1" w14:textId="77777777" w:rsidR="00A46608" w:rsidRDefault="00A46608" w:rsidP="00977027">
            <w:pPr>
              <w:jc w:val="both"/>
              <w:rPr>
                <w:rFonts w:ascii="Times New Roman" w:hAnsi="Times New Roman" w:cs="Times New Roman"/>
                <w:color w:val="1F3864" w:themeColor="accent1" w:themeShade="80"/>
              </w:rPr>
            </w:pPr>
          </w:p>
        </w:tc>
      </w:tr>
      <w:tr w:rsidR="00A46608" w14:paraId="16470D8A" w14:textId="77777777" w:rsidTr="00977027">
        <w:trPr>
          <w:trHeight w:val="389"/>
          <w:jc w:val="center"/>
        </w:trPr>
        <w:tc>
          <w:tcPr>
            <w:tcW w:w="1526" w:type="dxa"/>
            <w:shd w:val="clear" w:color="auto" w:fill="404040" w:themeFill="text1" w:themeFillTint="BF"/>
          </w:tcPr>
          <w:p w14:paraId="2F7FCC34"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6</w:t>
            </w:r>
          </w:p>
        </w:tc>
        <w:tc>
          <w:tcPr>
            <w:tcW w:w="1193" w:type="dxa"/>
          </w:tcPr>
          <w:p w14:paraId="54C9A082"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1.44</w:t>
            </w:r>
          </w:p>
        </w:tc>
        <w:tc>
          <w:tcPr>
            <w:tcW w:w="1070" w:type="dxa"/>
          </w:tcPr>
          <w:p w14:paraId="561F8F37" w14:textId="77777777" w:rsidR="00A46608" w:rsidRPr="00D237AA"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9" w:type="dxa"/>
          </w:tcPr>
          <w:p w14:paraId="13C611B7"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0.11</w:t>
            </w:r>
          </w:p>
        </w:tc>
        <w:tc>
          <w:tcPr>
            <w:tcW w:w="926" w:type="dxa"/>
          </w:tcPr>
          <w:p w14:paraId="30A26010"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9" w:type="dxa"/>
          </w:tcPr>
          <w:p w14:paraId="604C23B2"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1.44</w:t>
            </w:r>
          </w:p>
        </w:tc>
        <w:tc>
          <w:tcPr>
            <w:tcW w:w="874" w:type="dxa"/>
          </w:tcPr>
          <w:p w14:paraId="6402545B"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486B0817"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4D223CD0"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3583C4F7"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1B28038F"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691D57E5"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25C1C8F4" w14:textId="77777777" w:rsidR="00A46608" w:rsidRDefault="00A46608" w:rsidP="00977027">
            <w:pPr>
              <w:jc w:val="both"/>
              <w:rPr>
                <w:rFonts w:ascii="Times New Roman" w:hAnsi="Times New Roman" w:cs="Times New Roman"/>
                <w:color w:val="1F3864" w:themeColor="accent1" w:themeShade="80"/>
              </w:rPr>
            </w:pPr>
          </w:p>
        </w:tc>
      </w:tr>
      <w:tr w:rsidR="00A46608" w14:paraId="4227F70D" w14:textId="77777777" w:rsidTr="00977027">
        <w:trPr>
          <w:trHeight w:val="389"/>
          <w:jc w:val="center"/>
        </w:trPr>
        <w:tc>
          <w:tcPr>
            <w:tcW w:w="1526" w:type="dxa"/>
            <w:shd w:val="clear" w:color="auto" w:fill="404040" w:themeFill="text1" w:themeFillTint="BF"/>
          </w:tcPr>
          <w:p w14:paraId="3EDF12E4"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7</w:t>
            </w:r>
          </w:p>
        </w:tc>
        <w:tc>
          <w:tcPr>
            <w:tcW w:w="1193" w:type="dxa"/>
          </w:tcPr>
          <w:p w14:paraId="0EE491AB"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1070" w:type="dxa"/>
          </w:tcPr>
          <w:p w14:paraId="71B5029E"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9" w:type="dxa"/>
          </w:tcPr>
          <w:p w14:paraId="48325BC3"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26" w:type="dxa"/>
          </w:tcPr>
          <w:p w14:paraId="4EF72520"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9" w:type="dxa"/>
          </w:tcPr>
          <w:p w14:paraId="7A581BEE"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21347B77"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0.92</w:t>
            </w:r>
          </w:p>
        </w:tc>
        <w:tc>
          <w:tcPr>
            <w:tcW w:w="874" w:type="dxa"/>
          </w:tcPr>
          <w:p w14:paraId="75713D66"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144D629A"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77CC5AD3"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75C54949"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2C996072"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1315B0AF" w14:textId="77777777" w:rsidR="00A46608" w:rsidRDefault="00A46608" w:rsidP="00977027">
            <w:pPr>
              <w:jc w:val="both"/>
              <w:rPr>
                <w:rFonts w:ascii="Times New Roman" w:hAnsi="Times New Roman" w:cs="Times New Roman"/>
                <w:color w:val="1F3864" w:themeColor="accent1" w:themeShade="80"/>
              </w:rPr>
            </w:pPr>
          </w:p>
        </w:tc>
      </w:tr>
      <w:tr w:rsidR="00A46608" w14:paraId="13DA31CB" w14:textId="77777777" w:rsidTr="00977027">
        <w:trPr>
          <w:trHeight w:val="389"/>
          <w:jc w:val="center"/>
        </w:trPr>
        <w:tc>
          <w:tcPr>
            <w:tcW w:w="1526" w:type="dxa"/>
            <w:shd w:val="clear" w:color="auto" w:fill="404040" w:themeFill="text1" w:themeFillTint="BF"/>
          </w:tcPr>
          <w:p w14:paraId="123D8086"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8</w:t>
            </w:r>
          </w:p>
        </w:tc>
        <w:tc>
          <w:tcPr>
            <w:tcW w:w="1193" w:type="dxa"/>
          </w:tcPr>
          <w:p w14:paraId="5C783D24"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1070" w:type="dxa"/>
          </w:tcPr>
          <w:p w14:paraId="0BCE6B38"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08F3EE5B"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26" w:type="dxa"/>
          </w:tcPr>
          <w:p w14:paraId="110BD694"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0E33A41D"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0.92</w:t>
            </w:r>
          </w:p>
        </w:tc>
        <w:tc>
          <w:tcPr>
            <w:tcW w:w="874" w:type="dxa"/>
          </w:tcPr>
          <w:p w14:paraId="6E2BB6C9"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1E103D73"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70122523"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0327B10C"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24BFBA41"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6A591F7D"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7819E103" w14:textId="77777777" w:rsidR="00A46608" w:rsidRDefault="00A46608" w:rsidP="00977027">
            <w:pPr>
              <w:jc w:val="both"/>
              <w:rPr>
                <w:rFonts w:ascii="Times New Roman" w:hAnsi="Times New Roman" w:cs="Times New Roman"/>
                <w:color w:val="1F3864" w:themeColor="accent1" w:themeShade="80"/>
              </w:rPr>
            </w:pPr>
          </w:p>
        </w:tc>
      </w:tr>
      <w:tr w:rsidR="00A46608" w14:paraId="7813F5D8" w14:textId="77777777" w:rsidTr="00977027">
        <w:trPr>
          <w:trHeight w:val="389"/>
          <w:jc w:val="center"/>
        </w:trPr>
        <w:tc>
          <w:tcPr>
            <w:tcW w:w="1526" w:type="dxa"/>
            <w:shd w:val="clear" w:color="auto" w:fill="404040" w:themeFill="text1" w:themeFillTint="BF"/>
          </w:tcPr>
          <w:p w14:paraId="34B4FC68"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9</w:t>
            </w:r>
          </w:p>
        </w:tc>
        <w:tc>
          <w:tcPr>
            <w:tcW w:w="1193" w:type="dxa"/>
          </w:tcPr>
          <w:p w14:paraId="1E43FC72"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1070" w:type="dxa"/>
          </w:tcPr>
          <w:p w14:paraId="31387303"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9" w:type="dxa"/>
          </w:tcPr>
          <w:p w14:paraId="5DA10C82"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26" w:type="dxa"/>
          </w:tcPr>
          <w:p w14:paraId="0669CFF1"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0.92</w:t>
            </w:r>
          </w:p>
        </w:tc>
        <w:tc>
          <w:tcPr>
            <w:tcW w:w="999" w:type="dxa"/>
          </w:tcPr>
          <w:p w14:paraId="245AF591"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508B8B2D"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874" w:type="dxa"/>
          </w:tcPr>
          <w:p w14:paraId="14670C7A"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5056509A"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1A5F0B33"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4B3D628B"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0CFA3F1F"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77544CD1" w14:textId="77777777" w:rsidR="00A46608" w:rsidRDefault="00A46608" w:rsidP="00977027">
            <w:pPr>
              <w:jc w:val="both"/>
              <w:rPr>
                <w:rFonts w:ascii="Times New Roman" w:hAnsi="Times New Roman" w:cs="Times New Roman"/>
                <w:color w:val="1F3864" w:themeColor="accent1" w:themeShade="80"/>
              </w:rPr>
            </w:pPr>
          </w:p>
        </w:tc>
      </w:tr>
      <w:tr w:rsidR="00A46608" w14:paraId="4AF3360D" w14:textId="77777777" w:rsidTr="00977027">
        <w:trPr>
          <w:trHeight w:val="389"/>
          <w:jc w:val="center"/>
        </w:trPr>
        <w:tc>
          <w:tcPr>
            <w:tcW w:w="1526" w:type="dxa"/>
            <w:shd w:val="clear" w:color="auto" w:fill="404040" w:themeFill="text1" w:themeFillTint="BF"/>
          </w:tcPr>
          <w:p w14:paraId="30CB4C7E"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10</w:t>
            </w:r>
          </w:p>
        </w:tc>
        <w:tc>
          <w:tcPr>
            <w:tcW w:w="1193" w:type="dxa"/>
          </w:tcPr>
          <w:p w14:paraId="02423C58"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1070" w:type="dxa"/>
          </w:tcPr>
          <w:p w14:paraId="4211A2C8"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399EAFF2"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0.92</w:t>
            </w:r>
          </w:p>
        </w:tc>
        <w:tc>
          <w:tcPr>
            <w:tcW w:w="926" w:type="dxa"/>
          </w:tcPr>
          <w:p w14:paraId="17D0A6DE"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3A9E3EDB"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874" w:type="dxa"/>
          </w:tcPr>
          <w:p w14:paraId="63DE37D7"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5F111C9A"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2E83368F"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7AD0D407"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386306B5"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4A051276" w14:textId="77777777" w:rsidR="00A46608" w:rsidRDefault="00A46608" w:rsidP="00977027">
            <w:pPr>
              <w:jc w:val="both"/>
              <w:rPr>
                <w:rFonts w:ascii="Times New Roman" w:hAnsi="Times New Roman" w:cs="Times New Roman"/>
                <w:color w:val="1F3864" w:themeColor="accent1" w:themeShade="80"/>
              </w:rPr>
            </w:pPr>
          </w:p>
        </w:tc>
        <w:tc>
          <w:tcPr>
            <w:tcW w:w="874" w:type="dxa"/>
          </w:tcPr>
          <w:p w14:paraId="3FA2285C" w14:textId="77777777" w:rsidR="00A46608" w:rsidRDefault="00A46608" w:rsidP="00977027">
            <w:pPr>
              <w:jc w:val="both"/>
              <w:rPr>
                <w:rFonts w:ascii="Times New Roman" w:hAnsi="Times New Roman" w:cs="Times New Roman"/>
                <w:color w:val="1F3864" w:themeColor="accent1" w:themeShade="80"/>
              </w:rPr>
            </w:pPr>
          </w:p>
        </w:tc>
      </w:tr>
      <w:tr w:rsidR="00A46608" w14:paraId="1A6B219F" w14:textId="77777777" w:rsidTr="00977027">
        <w:trPr>
          <w:trHeight w:val="389"/>
          <w:jc w:val="center"/>
        </w:trPr>
        <w:tc>
          <w:tcPr>
            <w:tcW w:w="1526" w:type="dxa"/>
            <w:shd w:val="clear" w:color="auto" w:fill="404040" w:themeFill="text1" w:themeFillTint="BF"/>
          </w:tcPr>
          <w:p w14:paraId="6F6D6863"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11</w:t>
            </w:r>
          </w:p>
        </w:tc>
        <w:tc>
          <w:tcPr>
            <w:tcW w:w="1193" w:type="dxa"/>
          </w:tcPr>
          <w:p w14:paraId="534A8BBC"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1070" w:type="dxa"/>
          </w:tcPr>
          <w:p w14:paraId="6DDF892E"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0.92</w:t>
            </w:r>
          </w:p>
        </w:tc>
        <w:tc>
          <w:tcPr>
            <w:tcW w:w="999" w:type="dxa"/>
          </w:tcPr>
          <w:p w14:paraId="339E9A67"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26" w:type="dxa"/>
          </w:tcPr>
          <w:p w14:paraId="66964273"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9" w:type="dxa"/>
          </w:tcPr>
          <w:p w14:paraId="2D80183C"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262E8333"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874" w:type="dxa"/>
          </w:tcPr>
          <w:p w14:paraId="616C075A"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08630102"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592A6020"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49B68085"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796D406F"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6F4DE585" w14:textId="77777777" w:rsidR="00A46608" w:rsidRDefault="00A46608" w:rsidP="00977027">
            <w:pPr>
              <w:jc w:val="both"/>
              <w:rPr>
                <w:rFonts w:ascii="Times New Roman" w:hAnsi="Times New Roman" w:cs="Times New Roman"/>
                <w:color w:val="1F3864" w:themeColor="accent1" w:themeShade="80"/>
              </w:rPr>
            </w:pPr>
          </w:p>
        </w:tc>
      </w:tr>
      <w:tr w:rsidR="00A46608" w14:paraId="0B8B85F3" w14:textId="77777777" w:rsidTr="00977027">
        <w:trPr>
          <w:trHeight w:val="389"/>
          <w:jc w:val="center"/>
        </w:trPr>
        <w:tc>
          <w:tcPr>
            <w:tcW w:w="1526" w:type="dxa"/>
            <w:shd w:val="clear" w:color="auto" w:fill="404040" w:themeFill="text1" w:themeFillTint="BF"/>
          </w:tcPr>
          <w:p w14:paraId="1AF57F72" w14:textId="77777777" w:rsidR="00A46608" w:rsidRPr="00C74982" w:rsidRDefault="00A46608" w:rsidP="00977027">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12</w:t>
            </w:r>
          </w:p>
        </w:tc>
        <w:tc>
          <w:tcPr>
            <w:tcW w:w="1193" w:type="dxa"/>
          </w:tcPr>
          <w:p w14:paraId="5726F21C"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0.92</w:t>
            </w:r>
          </w:p>
        </w:tc>
        <w:tc>
          <w:tcPr>
            <w:tcW w:w="1070" w:type="dxa"/>
          </w:tcPr>
          <w:p w14:paraId="0C22F0C5"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337B6BD1"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26" w:type="dxa"/>
          </w:tcPr>
          <w:p w14:paraId="20E3F7E3"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64A97377"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874" w:type="dxa"/>
          </w:tcPr>
          <w:p w14:paraId="53BF7851"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73779E54"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4F01F3BA"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18F0001D"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4A410E55"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3CCFBCC1"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088904D8" w14:textId="77777777" w:rsidR="00A46608" w:rsidRDefault="00A46608" w:rsidP="00977027">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r>
    </w:tbl>
    <w:p w14:paraId="029E6697" w14:textId="77777777" w:rsidR="00A46608" w:rsidRDefault="00A46608" w:rsidP="00A46608">
      <w:pPr>
        <w:jc w:val="both"/>
        <w:rPr>
          <w:rFonts w:ascii="Times New Roman" w:hAnsi="Times New Roman" w:cs="Times New Roman"/>
          <w:color w:val="222A35" w:themeColor="text2" w:themeShade="80"/>
        </w:rPr>
      </w:pPr>
    </w:p>
    <w:p w14:paraId="11D261E3"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Table 5 shows the bond orders between the various elements in Benzene. It is shown that the carbon ring has a more delocalised characteristic than that of a traditional double bond, where the bond order is exactly two. However here in the benzene the C atoms traditionally thought of as being double bonded only have a bond order of ~1.5. This is already known in literature and is a confirmation.</w:t>
      </w:r>
    </w:p>
    <w:p w14:paraId="4F01E954"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br w:type="page"/>
      </w:r>
    </w:p>
    <w:p w14:paraId="17611E46" w14:textId="77777777" w:rsidR="00A46608" w:rsidRDefault="00A46608" w:rsidP="00A46608">
      <w:pPr>
        <w:jc w:val="both"/>
        <w:rPr>
          <w:rFonts w:ascii="Times New Roman" w:hAnsi="Times New Roman" w:cs="Times New Roman"/>
          <w:color w:val="222A35" w:themeColor="text2" w:themeShade="80"/>
        </w:rPr>
        <w:sectPr w:rsidR="00A46608" w:rsidSect="00A46608">
          <w:pgSz w:w="16838" w:h="11906" w:orient="landscape"/>
          <w:pgMar w:top="1440" w:right="1440" w:bottom="1440" w:left="1440" w:header="709" w:footer="709" w:gutter="0"/>
          <w:cols w:space="708"/>
          <w:docGrid w:linePitch="360"/>
        </w:sectPr>
      </w:pPr>
    </w:p>
    <w:p w14:paraId="03D32658"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w:lastRenderedPageBreak/>
        <mc:AlternateContent>
          <mc:Choice Requires="wpg">
            <w:drawing>
              <wp:anchor distT="0" distB="0" distL="114300" distR="114300" simplePos="0" relativeHeight="251665408" behindDoc="0" locked="0" layoutInCell="1" allowOverlap="1" wp14:anchorId="5D95F5A0" wp14:editId="5CFCDFAD">
                <wp:simplePos x="0" y="0"/>
                <wp:positionH relativeFrom="margin">
                  <wp:align>center</wp:align>
                </wp:positionH>
                <wp:positionV relativeFrom="paragraph">
                  <wp:posOffset>2479675</wp:posOffset>
                </wp:positionV>
                <wp:extent cx="3185160" cy="3129487"/>
                <wp:effectExtent l="0" t="0" r="0" b="0"/>
                <wp:wrapTopAndBottom/>
                <wp:docPr id="108794531" name="Group 12"/>
                <wp:cNvGraphicFramePr/>
                <a:graphic xmlns:a="http://schemas.openxmlformats.org/drawingml/2006/main">
                  <a:graphicData uri="http://schemas.microsoft.com/office/word/2010/wordprocessingGroup">
                    <wpg:wgp>
                      <wpg:cNvGrpSpPr/>
                      <wpg:grpSpPr>
                        <a:xfrm>
                          <a:off x="0" y="0"/>
                          <a:ext cx="3185160" cy="3129487"/>
                          <a:chOff x="0" y="0"/>
                          <a:chExt cx="3185160" cy="3129487"/>
                        </a:xfrm>
                      </wpg:grpSpPr>
                      <pic:pic xmlns:pic="http://schemas.openxmlformats.org/drawingml/2006/picture">
                        <pic:nvPicPr>
                          <pic:cNvPr id="666108519"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185160" cy="2745740"/>
                          </a:xfrm>
                          <a:prstGeom prst="rect">
                            <a:avLst/>
                          </a:prstGeom>
                        </pic:spPr>
                      </pic:pic>
                      <wps:wsp>
                        <wps:cNvPr id="934565108" name="Text Box 1"/>
                        <wps:cNvSpPr txBox="1"/>
                        <wps:spPr>
                          <a:xfrm>
                            <a:off x="242455" y="2756742"/>
                            <a:ext cx="2703195" cy="372745"/>
                          </a:xfrm>
                          <a:prstGeom prst="rect">
                            <a:avLst/>
                          </a:prstGeom>
                          <a:noFill/>
                          <a:ln w="6350">
                            <a:noFill/>
                          </a:ln>
                        </wps:spPr>
                        <wps:txbx>
                          <w:txbxContent>
                            <w:p w14:paraId="152F87F5" w14:textId="77777777" w:rsidR="00977027" w:rsidRPr="000014CE"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 xml:space="preserve">Fig 12.: </w:t>
                              </w:r>
                              <w:r>
                                <w:rPr>
                                  <w:rFonts w:ascii="Times New Roman" w:hAnsi="Times New Roman" w:cs="Times New Roman"/>
                                  <w:color w:val="222A35" w:themeColor="text2" w:themeShade="80"/>
                                </w:rPr>
                                <w:t>The HOMO of the nNHC Tautomer.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5D95F5A0" id="Group 12" o:spid="_x0000_s1044" style="position:absolute;left:0;text-align:left;margin-left:0;margin-top:195.25pt;width:250.8pt;height:246.4pt;z-index:251665408;mso-position-horizontal:center;mso-position-horizontal-relative:margin" coordsize="31851,3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">
                <v:shape id="Picture 1" o:spid="_x0000_s1045" type="#_x0000_t75" style="position:absolute;width:31851;height:27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">
                  <v:imagedata r:id="rId36" o:title=""/>
                </v:shape>
                <v:shape id="Text Box 1" o:spid="_x0000_s1046" type="#_x0000_t202" style="position:absolute;left:2424;top:27567;width:27032;height:3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" filled="f" stroked="f" strokeweight=".5pt">
                  <v:textbox style="mso-fit-shape-to-text:t">
                    <w:txbxContent>
                      <w:p w14:paraId="152F87F5" w14:textId="77777777" w:rsidR="00977027" w:rsidRPr="000014CE"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 xml:space="preserve">Fig 12.: </w:t>
                        </w:r>
                        <w:r>
                          <w:rPr>
                            <w:rFonts w:ascii="Times New Roman" w:hAnsi="Times New Roman" w:cs="Times New Roman"/>
                            <w:color w:val="222A35" w:themeColor="text2" w:themeShade="80"/>
                          </w:rPr>
                          <w:t>The HOMO of the nNHC Tautomer.</w:t>
                        </w:r>
                      </w:p>
                    </w:txbxContent>
                  </v:textbox>
                </v:shape>
                <w10:wrap type="topAndBottom" anchorx="margin"/>
              </v:group>
            </w:pict>
          </mc:Fallback>
        </mc:AlternateContent>
      </w:r>
      <w:r>
        <w:rPr>
          <w:rFonts w:ascii="Times New Roman" w:hAnsi="Times New Roman" w:cs="Times New Roman"/>
          <w:noProof/>
          <w:color w:val="222A35" w:themeColor="text2" w:themeShade="80"/>
        </w:rPr>
        <mc:AlternateContent>
          <mc:Choice Requires="wpg">
            <w:drawing>
              <wp:anchor distT="0" distB="0" distL="114300" distR="114300" simplePos="0" relativeHeight="251662336" behindDoc="0" locked="0" layoutInCell="1" allowOverlap="1" wp14:anchorId="6C1DE6E8" wp14:editId="5230442C">
                <wp:simplePos x="0" y="0"/>
                <wp:positionH relativeFrom="margin">
                  <wp:align>center</wp:align>
                </wp:positionH>
                <wp:positionV relativeFrom="paragraph">
                  <wp:posOffset>83820</wp:posOffset>
                </wp:positionV>
                <wp:extent cx="4019550" cy="2201545"/>
                <wp:effectExtent l="0" t="0" r="0" b="0"/>
                <wp:wrapTopAndBottom/>
                <wp:docPr id="1177562796" name="Group 8"/>
                <wp:cNvGraphicFramePr/>
                <a:graphic xmlns:a="http://schemas.openxmlformats.org/drawingml/2006/main">
                  <a:graphicData uri="http://schemas.microsoft.com/office/word/2010/wordprocessingGroup">
                    <wpg:wgp>
                      <wpg:cNvGrpSpPr/>
                      <wpg:grpSpPr>
                        <a:xfrm>
                          <a:off x="0" y="0"/>
                          <a:ext cx="4019550" cy="2201545"/>
                          <a:chOff x="0" y="0"/>
                          <a:chExt cx="4019550" cy="2201545"/>
                        </a:xfrm>
                      </wpg:grpSpPr>
                      <pic:pic xmlns:pic="http://schemas.openxmlformats.org/drawingml/2006/picture">
                        <pic:nvPicPr>
                          <pic:cNvPr id="1685145220"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19550" cy="1819275"/>
                          </a:xfrm>
                          <a:prstGeom prst="rect">
                            <a:avLst/>
                          </a:prstGeom>
                        </pic:spPr>
                      </pic:pic>
                      <wps:wsp>
                        <wps:cNvPr id="1467794607" name="Text Box 1"/>
                        <wps:cNvSpPr txBox="1"/>
                        <wps:spPr>
                          <a:xfrm>
                            <a:off x="91440" y="1828800"/>
                            <a:ext cx="3834130" cy="372745"/>
                          </a:xfrm>
                          <a:prstGeom prst="rect">
                            <a:avLst/>
                          </a:prstGeom>
                          <a:noFill/>
                          <a:ln w="6350">
                            <a:noFill/>
                          </a:ln>
                        </wps:spPr>
                        <wps:txbx>
                          <w:txbxContent>
                            <w:p w14:paraId="5B7F77BA" w14:textId="77777777" w:rsidR="00977027" w:rsidRPr="006345F9"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11.:</w:t>
                              </w:r>
                              <w:r>
                                <w:rPr>
                                  <w:rFonts w:ascii="Times New Roman" w:hAnsi="Times New Roman" w:cs="Times New Roman"/>
                                  <w:color w:val="222A35" w:themeColor="text2" w:themeShade="80"/>
                                </w:rPr>
                                <w:t xml:space="preserve"> The three Tautome</w:t>
                              </w:r>
                              <w:r w:rsidRPr="002A46D8">
                                <w:rPr>
                                  <w:rFonts w:ascii="Times New Roman" w:hAnsi="Times New Roman" w:cs="Times New Roman"/>
                                  <w:color w:val="222A35" w:themeColor="text2" w:themeShade="80"/>
                                  <w:highlight w:val="yellow"/>
                                  <w:rPrChange w:id="98" w:author="David Hoxley" w:date="2025-09-19T14:57:00Z">
                                    <w:rPr>
                                      <w:rFonts w:ascii="Times New Roman" w:hAnsi="Times New Roman" w:cs="Times New Roman"/>
                                      <w:color w:val="222A35" w:themeColor="text2" w:themeShade="80"/>
                                    </w:rPr>
                                  </w:rPrChange>
                                </w:rPr>
                                <w:t>r’s</w:t>
                              </w:r>
                              <w:r>
                                <w:rPr>
                                  <w:rFonts w:ascii="Times New Roman" w:hAnsi="Times New Roman" w:cs="Times New Roman"/>
                                  <w:color w:val="222A35" w:themeColor="text2" w:themeShade="80"/>
                                </w:rPr>
                                <w:t xml:space="preserve"> of N-heterocyclic Carbene (NHC).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C1DE6E8" id="Group 8" o:spid="_x0000_s1047" style="position:absolute;left:0;text-align:left;margin-left:0;margin-top:6.6pt;width:316.5pt;height:173.35pt;z-index:251662336;mso-position-horizontal:center;mso-position-horizontal-relative:margin;mso-height-relative:margin" coordsize="40195,22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">
                <v:shape id="Picture 1" o:spid="_x0000_s1048" type="#_x0000_t75" style="position:absolute;width:40195;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">
                  <v:imagedata r:id="rId37" o:title=""/>
                </v:shape>
                <v:shape id="Text Box 1" o:spid="_x0000_s1049" type="#_x0000_t202" style="position:absolute;left:914;top:18288;width:38341;height:3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" filled="f" stroked="f" strokeweight=".5pt">
                  <v:textbox style="mso-fit-shape-to-text:t">
                    <w:txbxContent>
                      <w:p w14:paraId="5B7F77BA" w14:textId="77777777" w:rsidR="00977027" w:rsidRPr="006345F9"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11.:</w:t>
                        </w:r>
                        <w:r>
                          <w:rPr>
                            <w:rFonts w:ascii="Times New Roman" w:hAnsi="Times New Roman" w:cs="Times New Roman"/>
                            <w:color w:val="222A35" w:themeColor="text2" w:themeShade="80"/>
                          </w:rPr>
                          <w:t xml:space="preserve"> The three Tautome</w:t>
                        </w:r>
                        <w:r w:rsidRPr="002A46D8">
                          <w:rPr>
                            <w:rFonts w:ascii="Times New Roman" w:hAnsi="Times New Roman" w:cs="Times New Roman"/>
                            <w:color w:val="222A35" w:themeColor="text2" w:themeShade="80"/>
                            <w:highlight w:val="yellow"/>
                            <w:rPrChange w:id="99" w:author="David Hoxley" w:date="2025-09-19T14:57:00Z">
                              <w:rPr>
                                <w:rFonts w:ascii="Times New Roman" w:hAnsi="Times New Roman" w:cs="Times New Roman"/>
                                <w:color w:val="222A35" w:themeColor="text2" w:themeShade="80"/>
                              </w:rPr>
                            </w:rPrChange>
                          </w:rPr>
                          <w:t>r’s</w:t>
                        </w:r>
                        <w:r>
                          <w:rPr>
                            <w:rFonts w:ascii="Times New Roman" w:hAnsi="Times New Roman" w:cs="Times New Roman"/>
                            <w:color w:val="222A35" w:themeColor="text2" w:themeShade="80"/>
                          </w:rPr>
                          <w:t xml:space="preserve"> of N-heterocyclic Carbene (NHC).</w:t>
                        </w:r>
                      </w:p>
                    </w:txbxContent>
                  </v:textbox>
                </v:shape>
                <w10:wrap type="topAndBottom" anchorx="margin"/>
              </v:group>
            </w:pict>
          </mc:Fallback>
        </mc:AlternateContent>
      </w:r>
      <w:r w:rsidR="002A46D8">
        <w:rPr>
          <w:rStyle w:val="CommentReference"/>
        </w:rPr>
        <w:commentReference w:id="100"/>
      </w:r>
    </w:p>
    <w:p w14:paraId="5672B950" w14:textId="77777777" w:rsidR="00A46608" w:rsidRDefault="00A46608" w:rsidP="00A46608">
      <w:pPr>
        <w:jc w:val="both"/>
        <w:rPr>
          <w:rFonts w:ascii="Times New Roman" w:hAnsi="Times New Roman" w:cs="Times New Roman"/>
          <w:color w:val="222A35" w:themeColor="text2" w:themeShade="80"/>
        </w:rPr>
      </w:pPr>
    </w:p>
    <w:p w14:paraId="0A3C0683" w14:textId="7B310932" w:rsidR="00A46608" w:rsidRPr="00BD425B"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Figure 12 shows the HOMO of the aNHC Tautomer. The </w:t>
      </w:r>
      <w:ins w:id="101" w:author="David Hoxley" w:date="2025-09-19T14:58:00Z">
        <w:r w:rsidR="002A46D8">
          <w:rPr>
            <w:rFonts w:ascii="Times New Roman" w:hAnsi="Times New Roman" w:cs="Times New Roman"/>
            <w:color w:val="222A35" w:themeColor="text2" w:themeShade="80"/>
          </w:rPr>
          <w:t>n</w:t>
        </w:r>
      </w:ins>
      <w:del w:id="102" w:author="David Hoxley" w:date="2025-09-19T14:58:00Z">
        <w:r w:rsidDel="002A46D8">
          <w:rPr>
            <w:rFonts w:ascii="Times New Roman" w:hAnsi="Times New Roman" w:cs="Times New Roman"/>
            <w:color w:val="222A35" w:themeColor="text2" w:themeShade="80"/>
          </w:rPr>
          <w:delText>N</w:delText>
        </w:r>
      </w:del>
      <w:r>
        <w:rPr>
          <w:rFonts w:ascii="Times New Roman" w:hAnsi="Times New Roman" w:cs="Times New Roman"/>
          <w:color w:val="222A35" w:themeColor="text2" w:themeShade="80"/>
        </w:rPr>
        <w:t xml:space="preserve">ucleophilic character of the molecule is shown in the lone pair present in the </w:t>
      </w:r>
      <w:r>
        <w:rPr>
          <w:rFonts w:ascii="Times New Roman" w:hAnsi="Times New Roman" w:cs="Times New Roman"/>
          <w:i/>
          <w:iCs/>
          <w:color w:val="222A35" w:themeColor="text2" w:themeShade="80"/>
        </w:rPr>
        <w:t>‘peak’</w:t>
      </w:r>
      <w:r>
        <w:rPr>
          <w:rFonts w:ascii="Times New Roman" w:hAnsi="Times New Roman" w:cs="Times New Roman"/>
          <w:color w:val="222A35" w:themeColor="text2" w:themeShade="80"/>
        </w:rPr>
        <w:t xml:space="preserve"> C atom in the ring similar to the nNHC Tautomer. The orbitals are the result of interference between the two N atoms’ p atomic orbital and the </w:t>
      </w:r>
      <w:r>
        <w:rPr>
          <w:rFonts w:ascii="Times New Roman" w:hAnsi="Times New Roman" w:cs="Times New Roman"/>
          <w:i/>
          <w:iCs/>
          <w:color w:val="222A35" w:themeColor="text2" w:themeShade="80"/>
        </w:rPr>
        <w:t>‘peak’</w:t>
      </w:r>
      <w:r>
        <w:rPr>
          <w:rFonts w:ascii="Times New Roman" w:hAnsi="Times New Roman" w:cs="Times New Roman"/>
          <w:color w:val="222A35" w:themeColor="text2" w:themeShade="80"/>
        </w:rPr>
        <w:t xml:space="preserve"> C atom’s s atomic orbital.</w:t>
      </w:r>
    </w:p>
    <w:p w14:paraId="3BD277E7"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br w:type="page"/>
      </w:r>
    </w:p>
    <w:p w14:paraId="144EA81F" w14:textId="77777777" w:rsidR="00A46608" w:rsidRPr="00BD425B" w:rsidRDefault="00A46608" w:rsidP="00A46608">
      <w:pPr>
        <w:jc w:val="both"/>
        <w:rPr>
          <w:rFonts w:ascii="Times New Roman" w:hAnsi="Times New Roman" w:cs="Times New Roman"/>
          <w:color w:val="222A35" w:themeColor="text2" w:themeShade="80"/>
        </w:rPr>
      </w:pPr>
      <w:commentRangeStart w:id="103"/>
      <w:r>
        <w:rPr>
          <w:rFonts w:ascii="Times New Roman" w:hAnsi="Times New Roman" w:cs="Times New Roman"/>
          <w:noProof/>
          <w:color w:val="222A35" w:themeColor="text2" w:themeShade="80"/>
        </w:rPr>
        <w:lastRenderedPageBreak/>
        <mc:AlternateContent>
          <mc:Choice Requires="wpg">
            <w:drawing>
              <wp:anchor distT="0" distB="0" distL="114300" distR="114300" simplePos="0" relativeHeight="251666432" behindDoc="0" locked="0" layoutInCell="1" allowOverlap="1" wp14:anchorId="20B4296C" wp14:editId="3AA5DB1E">
                <wp:simplePos x="0" y="0"/>
                <wp:positionH relativeFrom="margin">
                  <wp:align>center</wp:align>
                </wp:positionH>
                <wp:positionV relativeFrom="paragraph">
                  <wp:posOffset>98425</wp:posOffset>
                </wp:positionV>
                <wp:extent cx="2692400" cy="2831662"/>
                <wp:effectExtent l="0" t="0" r="0" b="6985"/>
                <wp:wrapTopAndBottom/>
                <wp:docPr id="356780379" name="Group 13"/>
                <wp:cNvGraphicFramePr/>
                <a:graphic xmlns:a="http://schemas.openxmlformats.org/drawingml/2006/main">
                  <a:graphicData uri="http://schemas.microsoft.com/office/word/2010/wordprocessingGroup">
                    <wpg:wgp>
                      <wpg:cNvGrpSpPr/>
                      <wpg:grpSpPr>
                        <a:xfrm>
                          <a:off x="0" y="0"/>
                          <a:ext cx="2692400" cy="2831662"/>
                          <a:chOff x="0" y="0"/>
                          <a:chExt cx="2692400" cy="2831662"/>
                        </a:xfrm>
                      </wpg:grpSpPr>
                      <pic:pic xmlns:pic="http://schemas.openxmlformats.org/drawingml/2006/picture">
                        <pic:nvPicPr>
                          <pic:cNvPr id="903492136" name="Picture 1" descr="A blue and red molecule&#10;&#10;AI-generated content may be incorrect."/>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66254" y="0"/>
                            <a:ext cx="2355215" cy="2472690"/>
                          </a:xfrm>
                          <a:prstGeom prst="rect">
                            <a:avLst/>
                          </a:prstGeom>
                        </pic:spPr>
                      </pic:pic>
                      <wps:wsp>
                        <wps:cNvPr id="1231070721" name="Text Box 1"/>
                        <wps:cNvSpPr txBox="1"/>
                        <wps:spPr>
                          <a:xfrm>
                            <a:off x="0" y="2458917"/>
                            <a:ext cx="2692400" cy="372745"/>
                          </a:xfrm>
                          <a:prstGeom prst="rect">
                            <a:avLst/>
                          </a:prstGeom>
                          <a:noFill/>
                          <a:ln w="6350">
                            <a:noFill/>
                          </a:ln>
                        </wps:spPr>
                        <wps:txbx>
                          <w:txbxContent>
                            <w:p w14:paraId="4420FD7A" w14:textId="77777777" w:rsidR="00977027" w:rsidRPr="0036496D"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13.:</w:t>
                              </w:r>
                              <w:r>
                                <w:rPr>
                                  <w:rFonts w:ascii="Times New Roman" w:hAnsi="Times New Roman" w:cs="Times New Roman"/>
                                  <w:color w:val="222A35" w:themeColor="text2" w:themeShade="80"/>
                                </w:rPr>
                                <w:t xml:space="preserve"> The HOMO of the aNHC Tautomer.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20B4296C" id="Group 13" o:spid="_x0000_s1050" style="position:absolute;left:0;text-align:left;margin-left:0;margin-top:7.75pt;width:212pt;height:222.95pt;z-index:251666432;mso-position-horizontal:center;mso-position-horizontal-relative:margin" coordsize="26924,28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">
                <v:shape id="Picture 1" o:spid="_x0000_s1051" type="#_x0000_t75" alt="A blue and red molecule&#10;&#10;AI-generated content may be incorrect." style="position:absolute;left:1662;width:23552;height:24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">
                  <v:imagedata r:id="rId39" o:title="A blue and red molecule&#10;&#10;AI-generated content may be incorrect"/>
                </v:shape>
                <v:shape id="Text Box 1" o:spid="_x0000_s1052" type="#_x0000_t202" style="position:absolute;top:24589;width:26924;height:3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" filled="f" stroked="f" strokeweight=".5pt">
                  <v:textbox style="mso-fit-shape-to-text:t">
                    <w:txbxContent>
                      <w:p w14:paraId="4420FD7A" w14:textId="77777777" w:rsidR="00977027" w:rsidRPr="0036496D"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13.:</w:t>
                        </w:r>
                        <w:r>
                          <w:rPr>
                            <w:rFonts w:ascii="Times New Roman" w:hAnsi="Times New Roman" w:cs="Times New Roman"/>
                            <w:color w:val="222A35" w:themeColor="text2" w:themeShade="80"/>
                          </w:rPr>
                          <w:t xml:space="preserve"> The HOMO of the aNHC Tautomer.</w:t>
                        </w:r>
                      </w:p>
                    </w:txbxContent>
                  </v:textbox>
                </v:shape>
                <w10:wrap type="topAndBottom" anchorx="margin"/>
              </v:group>
            </w:pict>
          </mc:Fallback>
        </mc:AlternateContent>
      </w:r>
      <w:r>
        <w:rPr>
          <w:rFonts w:ascii="Times New Roman" w:hAnsi="Times New Roman" w:cs="Times New Roman"/>
          <w:color w:val="222A35" w:themeColor="text2" w:themeShade="80"/>
        </w:rPr>
        <w:t xml:space="preserve">Figure 13 </w:t>
      </w:r>
      <w:commentRangeEnd w:id="103"/>
      <w:r w:rsidR="002A46D8">
        <w:rPr>
          <w:rStyle w:val="CommentReference"/>
        </w:rPr>
        <w:commentReference w:id="103"/>
      </w:r>
      <w:r>
        <w:rPr>
          <w:rFonts w:ascii="Times New Roman" w:hAnsi="Times New Roman" w:cs="Times New Roman"/>
          <w:color w:val="222A35" w:themeColor="text2" w:themeShade="80"/>
        </w:rPr>
        <w:t xml:space="preserve">shows the HOMO of the aNHC Tautomer. The Nucleophilic character of the molecule is shown in the lone pair present in the </w:t>
      </w:r>
      <w:r>
        <w:rPr>
          <w:rFonts w:ascii="Times New Roman" w:hAnsi="Times New Roman" w:cs="Times New Roman"/>
          <w:i/>
          <w:iCs/>
          <w:color w:val="222A35" w:themeColor="text2" w:themeShade="80"/>
        </w:rPr>
        <w:t>‘peak’</w:t>
      </w:r>
      <w:r>
        <w:rPr>
          <w:rFonts w:ascii="Times New Roman" w:hAnsi="Times New Roman" w:cs="Times New Roman"/>
          <w:color w:val="222A35" w:themeColor="text2" w:themeShade="80"/>
        </w:rPr>
        <w:t xml:space="preserve"> C atom in the ring similar to the nNHC Tautomer. The orbitals are the result of interference between the two N atoms’ p atomic orbital and the </w:t>
      </w:r>
      <w:r>
        <w:rPr>
          <w:rFonts w:ascii="Times New Roman" w:hAnsi="Times New Roman" w:cs="Times New Roman"/>
          <w:i/>
          <w:iCs/>
          <w:color w:val="222A35" w:themeColor="text2" w:themeShade="80"/>
        </w:rPr>
        <w:t>‘peak’</w:t>
      </w:r>
      <w:r>
        <w:rPr>
          <w:rFonts w:ascii="Times New Roman" w:hAnsi="Times New Roman" w:cs="Times New Roman"/>
          <w:color w:val="222A35" w:themeColor="text2" w:themeShade="80"/>
        </w:rPr>
        <w:t xml:space="preserve"> C atom’s s atomic orbital.</w:t>
      </w:r>
    </w:p>
    <w:p w14:paraId="28946084"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mc:AlternateContent>
          <mc:Choice Requires="wpg">
            <w:drawing>
              <wp:anchor distT="0" distB="0" distL="114300" distR="114300" simplePos="0" relativeHeight="251667456" behindDoc="0" locked="0" layoutInCell="1" allowOverlap="1" wp14:anchorId="07D3E14C" wp14:editId="6676DA74">
                <wp:simplePos x="0" y="0"/>
                <wp:positionH relativeFrom="margin">
                  <wp:align>center</wp:align>
                </wp:positionH>
                <wp:positionV relativeFrom="paragraph">
                  <wp:posOffset>421525</wp:posOffset>
                </wp:positionV>
                <wp:extent cx="2621280" cy="2478512"/>
                <wp:effectExtent l="0" t="0" r="0" b="0"/>
                <wp:wrapTopAndBottom/>
                <wp:docPr id="1519256770" name="Group 14"/>
                <wp:cNvGraphicFramePr/>
                <a:graphic xmlns:a="http://schemas.openxmlformats.org/drawingml/2006/main">
                  <a:graphicData uri="http://schemas.microsoft.com/office/word/2010/wordprocessingGroup">
                    <wpg:wgp>
                      <wpg:cNvGrpSpPr/>
                      <wpg:grpSpPr>
                        <a:xfrm>
                          <a:off x="0" y="0"/>
                          <a:ext cx="2621280" cy="2478512"/>
                          <a:chOff x="0" y="0"/>
                          <a:chExt cx="2621280" cy="2478512"/>
                        </a:xfrm>
                      </wpg:grpSpPr>
                      <pic:pic xmlns:pic="http://schemas.openxmlformats.org/drawingml/2006/picture">
                        <pic:nvPicPr>
                          <pic:cNvPr id="1754377763"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52400" y="0"/>
                            <a:ext cx="2327275" cy="2098675"/>
                          </a:xfrm>
                          <a:prstGeom prst="rect">
                            <a:avLst/>
                          </a:prstGeom>
                        </pic:spPr>
                      </pic:pic>
                      <wps:wsp>
                        <wps:cNvPr id="1954015661" name="Text Box 1"/>
                        <wps:cNvSpPr txBox="1"/>
                        <wps:spPr>
                          <a:xfrm>
                            <a:off x="0" y="2105767"/>
                            <a:ext cx="2621280" cy="372745"/>
                          </a:xfrm>
                          <a:prstGeom prst="rect">
                            <a:avLst/>
                          </a:prstGeom>
                          <a:noFill/>
                          <a:ln w="6350">
                            <a:noFill/>
                          </a:ln>
                        </wps:spPr>
                        <wps:txbx>
                          <w:txbxContent>
                            <w:p w14:paraId="40A9022B" w14:textId="77777777" w:rsidR="00977027" w:rsidRPr="00036708"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 xml:space="preserve">Fig 14: </w:t>
                              </w:r>
                              <w:r>
                                <w:rPr>
                                  <w:rFonts w:ascii="Times New Roman" w:hAnsi="Times New Roman" w:cs="Times New Roman"/>
                                  <w:color w:val="222A35" w:themeColor="text2" w:themeShade="80"/>
                                </w:rPr>
                                <w:t>The HOMO of the IMID Tautomer.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07D3E14C" id="Group 14" o:spid="_x0000_s1053" style="position:absolute;left:0;text-align:left;margin-left:0;margin-top:33.2pt;width:206.4pt;height:195.15pt;z-index:251667456;mso-position-horizontal:center;mso-position-horizontal-relative:margin" coordsize="26212,24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">
                <v:shape id="Picture 1" o:spid="_x0000_s1054" type="#_x0000_t75" style="position:absolute;left:1524;width:23272;height:20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">
                  <v:imagedata r:id="rId41" o:title=""/>
                </v:shape>
                <v:shape id="Text Box 1" o:spid="_x0000_s1055" type="#_x0000_t202" style="position:absolute;top:21057;width:26212;height:37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" filled="f" stroked="f" strokeweight=".5pt">
                  <v:textbox style="mso-fit-shape-to-text:t">
                    <w:txbxContent>
                      <w:p w14:paraId="40A9022B" w14:textId="77777777" w:rsidR="00977027" w:rsidRPr="00036708" w:rsidRDefault="00977027"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 xml:space="preserve">Fig 14: </w:t>
                        </w:r>
                        <w:r>
                          <w:rPr>
                            <w:rFonts w:ascii="Times New Roman" w:hAnsi="Times New Roman" w:cs="Times New Roman"/>
                            <w:color w:val="222A35" w:themeColor="text2" w:themeShade="80"/>
                          </w:rPr>
                          <w:t>The HOMO of the IMID Tautomer.</w:t>
                        </w:r>
                      </w:p>
                    </w:txbxContent>
                  </v:textbox>
                </v:shape>
                <w10:wrap type="topAndBottom" anchorx="margin"/>
              </v:group>
            </w:pict>
          </mc:Fallback>
        </mc:AlternateContent>
      </w:r>
    </w:p>
    <w:p w14:paraId="5F4764B8" w14:textId="77777777" w:rsidR="00A46608" w:rsidRPr="00BD425B"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Figure 14 shows the HOMO of the IMID Tautomer. The molecular orbital is shown to have a node between tw</w:t>
      </w:r>
      <w:r w:rsidRPr="002A46D8">
        <w:rPr>
          <w:rFonts w:ascii="Times New Roman" w:hAnsi="Times New Roman" w:cs="Times New Roman"/>
          <w:color w:val="222A35" w:themeColor="text2" w:themeShade="80"/>
          <w:highlight w:val="yellow"/>
          <w:rPrChange w:id="104" w:author="David Hoxley" w:date="2025-09-19T15:00:00Z">
            <w:rPr>
              <w:rFonts w:ascii="Times New Roman" w:hAnsi="Times New Roman" w:cs="Times New Roman"/>
              <w:color w:val="222A35" w:themeColor="text2" w:themeShade="80"/>
            </w:rPr>
          </w:rPrChange>
        </w:rPr>
        <w:t>o,</w:t>
      </w:r>
      <w:r>
        <w:rPr>
          <w:rFonts w:ascii="Times New Roman" w:hAnsi="Times New Roman" w:cs="Times New Roman"/>
          <w:color w:val="222A35" w:themeColor="text2" w:themeShade="80"/>
        </w:rPr>
        <w:t xml:space="preserve"> p molecular orbitals.</w:t>
      </w:r>
    </w:p>
    <w:p w14:paraId="50EFCC98" w14:textId="77777777" w:rsidR="00A46608" w:rsidRDefault="00A46608" w:rsidP="00A46608">
      <w:pPr>
        <w:rPr>
          <w:rFonts w:ascii="Times New Roman" w:hAnsi="Times New Roman" w:cs="Times New Roman"/>
          <w:color w:val="222A35" w:themeColor="text2" w:themeShade="80"/>
        </w:rPr>
      </w:pPr>
      <w:r>
        <w:rPr>
          <w:rFonts w:ascii="Times New Roman" w:hAnsi="Times New Roman" w:cs="Times New Roman"/>
          <w:color w:val="222A35" w:themeColor="text2" w:themeShade="80"/>
        </w:rPr>
        <w:br w:type="page"/>
      </w:r>
    </w:p>
    <w:p w14:paraId="1A88D6B0" w14:textId="77777777" w:rsidR="00A46608" w:rsidRDefault="00A46608" w:rsidP="00A46608">
      <w:pPr>
        <w:jc w:val="both"/>
        <w:rPr>
          <w:rFonts w:ascii="Times New Roman" w:hAnsi="Times New Roman" w:cs="Times New Roman"/>
          <w:color w:val="222A35" w:themeColor="text2" w:themeShade="80"/>
        </w:rPr>
      </w:pPr>
      <w:r w:rsidRPr="005B1B07">
        <w:rPr>
          <w:rFonts w:ascii="Times New Roman" w:hAnsi="Times New Roman" w:cs="Times New Roman"/>
          <w:noProof/>
          <w:color w:val="222A35" w:themeColor="text2" w:themeShade="80"/>
        </w:rPr>
        <w:lastRenderedPageBreak/>
        <w:drawing>
          <wp:anchor distT="0" distB="0" distL="114300" distR="114300" simplePos="0" relativeHeight="251672576" behindDoc="0" locked="0" layoutInCell="1" allowOverlap="1" wp14:anchorId="78A776AB" wp14:editId="4B8078DA">
            <wp:simplePos x="0" y="0"/>
            <wp:positionH relativeFrom="margin">
              <wp:align>center</wp:align>
            </wp:positionH>
            <wp:positionV relativeFrom="paragraph">
              <wp:posOffset>220980</wp:posOffset>
            </wp:positionV>
            <wp:extent cx="2834640" cy="2623820"/>
            <wp:effectExtent l="0" t="0" r="3810" b="5080"/>
            <wp:wrapTopAndBottom/>
            <wp:docPr id="58489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95791" name=""/>
                    <pic:cNvPicPr/>
                  </pic:nvPicPr>
                  <pic:blipFill>
                    <a:blip r:embed="rId42">
                      <a:extLst>
                        <a:ext uri="{28A0092B-C50C-407E-A947-70E740481C1C}">
                          <a14:useLocalDpi xmlns:a14="http://schemas.microsoft.com/office/drawing/2010/main" val="0"/>
                        </a:ext>
                      </a:extLst>
                    </a:blip>
                    <a:stretch>
                      <a:fillRect/>
                    </a:stretch>
                  </pic:blipFill>
                  <pic:spPr>
                    <a:xfrm>
                      <a:off x="0" y="0"/>
                      <a:ext cx="2834640" cy="2623820"/>
                    </a:xfrm>
                    <a:prstGeom prst="rect">
                      <a:avLst/>
                    </a:prstGeom>
                  </pic:spPr>
                </pic:pic>
              </a:graphicData>
            </a:graphic>
            <wp14:sizeRelH relativeFrom="margin">
              <wp14:pctWidth>0</wp14:pctWidth>
            </wp14:sizeRelH>
            <wp14:sizeRelV relativeFrom="margin">
              <wp14:pctHeight>0</wp14:pctHeight>
            </wp14:sizeRelV>
          </wp:anchor>
        </w:drawing>
      </w:r>
    </w:p>
    <w:p w14:paraId="0EA0CDE5" w14:textId="77777777" w:rsidR="00A46608" w:rsidRPr="009737CE"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Fig 15.:</w:t>
      </w:r>
      <w:r>
        <w:rPr>
          <w:rFonts w:ascii="Times New Roman" w:hAnsi="Times New Roman" w:cs="Times New Roman"/>
          <w:color w:val="222A35" w:themeColor="text2" w:themeShade="80"/>
        </w:rPr>
        <w:t xml:space="preserve"> The Electrostatic Potential of the IMID Tautomer.</w:t>
      </w:r>
    </w:p>
    <w:p w14:paraId="4A078742" w14:textId="77777777" w:rsidR="00A46608" w:rsidRPr="00D417A7"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The Electrostatic Potential of the IMID Tautomer of nNHC shown in Figure 15 visualises the theoretical spread of the electrons present in the molecule using a gradual shift from Red, being high density of electrons, to Blue, being the inverse.</w:t>
      </w:r>
    </w:p>
    <w:p w14:paraId="1DDCCA3E" w14:textId="77777777" w:rsidR="00A46608" w:rsidRDefault="00A46608" w:rsidP="00A46608">
      <w:pPr>
        <w:jc w:val="both"/>
        <w:rPr>
          <w:rFonts w:ascii="Times New Roman" w:hAnsi="Times New Roman" w:cs="Times New Roman"/>
          <w:color w:val="222A35" w:themeColor="text2" w:themeShade="80"/>
        </w:rPr>
      </w:pPr>
    </w:p>
    <w:p w14:paraId="3A476924"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Using the Molecular Orbital calculation on a lone Carbon atom the following orbitals were produced. (</w:t>
      </w:r>
      <w:r w:rsidRPr="00094D30">
        <w:rPr>
          <w:rFonts w:ascii="Times New Roman" w:hAnsi="Times New Roman" w:cs="Times New Roman"/>
          <w:b/>
          <w:bCs/>
          <w:color w:val="222A35" w:themeColor="text2" w:themeShade="80"/>
        </w:rPr>
        <w:t>Fig 1</w:t>
      </w:r>
      <w:r>
        <w:rPr>
          <w:rFonts w:ascii="Times New Roman" w:hAnsi="Times New Roman" w:cs="Times New Roman"/>
          <w:color w:val="222A35" w:themeColor="text2" w:themeShade="80"/>
        </w:rPr>
        <w:t xml:space="preserve"> &amp; </w:t>
      </w:r>
      <w:r w:rsidRPr="00094D30">
        <w:rPr>
          <w:rFonts w:ascii="Times New Roman" w:hAnsi="Times New Roman" w:cs="Times New Roman"/>
          <w:b/>
          <w:bCs/>
          <w:color w:val="222A35" w:themeColor="text2" w:themeShade="80"/>
        </w:rPr>
        <w:t>Fig 3</w:t>
      </w:r>
      <w:r>
        <w:rPr>
          <w:rFonts w:ascii="Times New Roman" w:hAnsi="Times New Roman" w:cs="Times New Roman"/>
          <w:color w:val="222A35" w:themeColor="text2" w:themeShade="80"/>
        </w:rPr>
        <w:t>) The calculated orbitals follow the expected shapes as seen in literature (</w:t>
      </w:r>
      <w:r>
        <w:rPr>
          <w:rFonts w:ascii="Times New Roman" w:hAnsi="Times New Roman" w:cs="Times New Roman"/>
          <w:b/>
          <w:bCs/>
          <w:color w:val="222A35" w:themeColor="text2" w:themeShade="80"/>
        </w:rPr>
        <w:t>F</w:t>
      </w:r>
      <w:r w:rsidRPr="00094D30">
        <w:rPr>
          <w:rFonts w:ascii="Times New Roman" w:hAnsi="Times New Roman" w:cs="Times New Roman"/>
          <w:b/>
          <w:bCs/>
          <w:color w:val="222A35" w:themeColor="text2" w:themeShade="80"/>
        </w:rPr>
        <w:t>ig 2</w:t>
      </w:r>
      <w:r>
        <w:rPr>
          <w:rFonts w:ascii="Times New Roman" w:hAnsi="Times New Roman" w:cs="Times New Roman"/>
          <w:color w:val="222A35" w:themeColor="text2" w:themeShade="80"/>
        </w:rPr>
        <w:t xml:space="preserve"> &amp; </w:t>
      </w:r>
      <w:r>
        <w:rPr>
          <w:rFonts w:ascii="Times New Roman" w:hAnsi="Times New Roman" w:cs="Times New Roman"/>
          <w:b/>
          <w:bCs/>
          <w:color w:val="222A35" w:themeColor="text2" w:themeShade="80"/>
        </w:rPr>
        <w:t>F</w:t>
      </w:r>
      <w:r w:rsidRPr="00094D30">
        <w:rPr>
          <w:rFonts w:ascii="Times New Roman" w:hAnsi="Times New Roman" w:cs="Times New Roman"/>
          <w:b/>
          <w:bCs/>
          <w:color w:val="222A35" w:themeColor="text2" w:themeShade="80"/>
        </w:rPr>
        <w:t>ig 4</w:t>
      </w:r>
      <w:r>
        <w:rPr>
          <w:rFonts w:ascii="Times New Roman" w:hAnsi="Times New Roman" w:cs="Times New Roman"/>
          <w:b/>
          <w:bCs/>
          <w:color w:val="222A35" w:themeColor="text2" w:themeShade="80"/>
        </w:rPr>
        <w:t>.</w:t>
      </w:r>
      <w:r w:rsidRPr="00094D30">
        <w:rPr>
          <w:rFonts w:ascii="Times New Roman" w:hAnsi="Times New Roman" w:cs="Times New Roman"/>
          <w:color w:val="222A35" w:themeColor="text2" w:themeShade="80"/>
        </w:rPr>
        <w:t>)</w:t>
      </w:r>
      <w:r>
        <w:rPr>
          <w:rFonts w:ascii="Times New Roman" w:hAnsi="Times New Roman" w:cs="Times New Roman"/>
          <w:color w:val="222A35" w:themeColor="text2" w:themeShade="80"/>
        </w:rPr>
        <w:t>. The calculations on the lone carbon were carried out to ensure accuracy in the WebMO program and show that it functions for simple MOs.</w:t>
      </w:r>
    </w:p>
    <w:p w14:paraId="609961E4"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The nucleophilic character of the HOMO is shown in the visualisation obtained by the MO calculation of CO (</w:t>
      </w:r>
      <w:r>
        <w:rPr>
          <w:rFonts w:ascii="Times New Roman" w:hAnsi="Times New Roman" w:cs="Times New Roman"/>
          <w:b/>
          <w:bCs/>
          <w:color w:val="222A35" w:themeColor="text2" w:themeShade="80"/>
        </w:rPr>
        <w:t>Fig 5.</w:t>
      </w:r>
      <w:r>
        <w:rPr>
          <w:rFonts w:ascii="Times New Roman" w:hAnsi="Times New Roman" w:cs="Times New Roman"/>
          <w:color w:val="222A35" w:themeColor="text2" w:themeShade="80"/>
        </w:rPr>
        <w:t>) The nucleophilic characteristic of CO is shown through the large blue sphere, representing the lone pair present on the C atom. This shows that CO is a sigma donor</w:t>
      </w:r>
      <w:r>
        <w:rPr>
          <w:rStyle w:val="EndnoteReference"/>
          <w:rFonts w:ascii="Times New Roman" w:hAnsi="Times New Roman" w:cs="Times New Roman"/>
          <w:color w:val="222A35" w:themeColor="text2" w:themeShade="80"/>
        </w:rPr>
        <w:endnoteReference w:id="7"/>
      </w:r>
      <w:r>
        <w:rPr>
          <w:rFonts w:ascii="Times New Roman" w:hAnsi="Times New Roman" w:cs="Times New Roman"/>
          <w:color w:val="222A35" w:themeColor="text2" w:themeShade="80"/>
        </w:rPr>
        <w:t xml:space="preserve"> on the Carbon atom, this is expected as CO is commonly used as a ligand in organometallic chemistry</w:t>
      </w:r>
      <w:r>
        <w:rPr>
          <w:rStyle w:val="EndnoteReference"/>
          <w:rFonts w:ascii="Times New Roman" w:hAnsi="Times New Roman" w:cs="Times New Roman"/>
          <w:color w:val="222A35" w:themeColor="text2" w:themeShade="80"/>
        </w:rPr>
        <w:endnoteReference w:id="8"/>
      </w:r>
      <w:r>
        <w:rPr>
          <w:rFonts w:ascii="Times New Roman" w:hAnsi="Times New Roman" w:cs="Times New Roman"/>
          <w:color w:val="222A35" w:themeColor="text2" w:themeShade="80"/>
        </w:rPr>
        <w:t xml:space="preserve"> with the C atom forming a sigma bond</w:t>
      </w:r>
      <w:r>
        <w:rPr>
          <w:rStyle w:val="EndnoteReference"/>
          <w:rFonts w:ascii="Times New Roman" w:hAnsi="Times New Roman" w:cs="Times New Roman"/>
          <w:color w:val="222A35" w:themeColor="text2" w:themeShade="80"/>
        </w:rPr>
        <w:endnoteReference w:id="9"/>
      </w:r>
      <w:r>
        <w:rPr>
          <w:rFonts w:ascii="Times New Roman" w:hAnsi="Times New Roman" w:cs="Times New Roman"/>
          <w:color w:val="222A35" w:themeColor="text2" w:themeShade="80"/>
        </w:rPr>
        <w:t xml:space="preserve"> with the metal centre. In the same CO molecule, the electrophilic nature of the LUMO is shown by the 3p shape of the LUMO itself (</w:t>
      </w:r>
      <w:r>
        <w:rPr>
          <w:rFonts w:ascii="Times New Roman" w:hAnsi="Times New Roman" w:cs="Times New Roman"/>
          <w:b/>
          <w:bCs/>
          <w:color w:val="222A35" w:themeColor="text2" w:themeShade="80"/>
        </w:rPr>
        <w:t>Fig 6.</w:t>
      </w:r>
      <w:r>
        <w:rPr>
          <w:rFonts w:ascii="Times New Roman" w:hAnsi="Times New Roman" w:cs="Times New Roman"/>
          <w:color w:val="222A35" w:themeColor="text2" w:themeShade="80"/>
        </w:rPr>
        <w:t>). This electrophilic character explains how CO can also be used as a π donor</w:t>
      </w:r>
      <w:r>
        <w:rPr>
          <w:rStyle w:val="EndnoteReference"/>
          <w:rFonts w:ascii="Times New Roman" w:hAnsi="Times New Roman" w:cs="Times New Roman"/>
          <w:color w:val="222A35" w:themeColor="text2" w:themeShade="80"/>
        </w:rPr>
        <w:endnoteReference w:id="10"/>
      </w:r>
      <w:r>
        <w:rPr>
          <w:rFonts w:ascii="Times New Roman" w:hAnsi="Times New Roman" w:cs="Times New Roman"/>
          <w:color w:val="222A35" w:themeColor="text2" w:themeShade="80"/>
        </w:rPr>
        <w:t xml:space="preserve"> in organometallic chemistry. As a π-donor the CO molecule donates electrons to bind to the metal perpendicular to its present triple bond. </w:t>
      </w:r>
    </w:p>
    <w:p w14:paraId="774D6388" w14:textId="77777777" w:rsidR="00A46608" w:rsidRPr="003B1D90"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The Electrophilic character of chloromethane and it’s receptibility to S</w:t>
      </w:r>
      <w:r>
        <w:rPr>
          <w:rFonts w:ascii="Times New Roman" w:hAnsi="Times New Roman" w:cs="Times New Roman"/>
          <w:color w:val="222A35" w:themeColor="text2" w:themeShade="80"/>
          <w:vertAlign w:val="subscript"/>
        </w:rPr>
        <w:t>n</w:t>
      </w:r>
      <w:r>
        <w:rPr>
          <w:rFonts w:ascii="Times New Roman" w:hAnsi="Times New Roman" w:cs="Times New Roman"/>
          <w:color w:val="222A35" w:themeColor="text2" w:themeShade="80"/>
          <w:vertAlign w:val="superscript"/>
        </w:rPr>
        <w:t>2</w:t>
      </w:r>
      <w:r>
        <w:rPr>
          <w:rStyle w:val="EndnoteReference"/>
          <w:rFonts w:ascii="Times New Roman" w:hAnsi="Times New Roman" w:cs="Times New Roman"/>
          <w:color w:val="222A35" w:themeColor="text2" w:themeShade="80"/>
        </w:rPr>
        <w:endnoteReference w:id="11"/>
      </w:r>
      <w:r>
        <w:rPr>
          <w:rFonts w:ascii="Times New Roman" w:hAnsi="Times New Roman" w:cs="Times New Roman"/>
          <w:color w:val="222A35" w:themeColor="text2" w:themeShade="80"/>
        </w:rPr>
        <w:t xml:space="preserve"> reactions is shown by the calculated LUMO (</w:t>
      </w:r>
      <w:r>
        <w:rPr>
          <w:rFonts w:ascii="Times New Roman" w:hAnsi="Times New Roman" w:cs="Times New Roman"/>
          <w:b/>
          <w:bCs/>
          <w:color w:val="222A35" w:themeColor="text2" w:themeShade="80"/>
        </w:rPr>
        <w:t>Fig 7.</w:t>
      </w:r>
      <w:r>
        <w:rPr>
          <w:rFonts w:ascii="Times New Roman" w:hAnsi="Times New Roman" w:cs="Times New Roman"/>
          <w:color w:val="222A35" w:themeColor="text2" w:themeShade="80"/>
        </w:rPr>
        <w:t>). The molecule has a large empty orbital on the carbon opposite the chlorine; this is where a potential nucleophile can attack. This attack results in a transition state where both the chlorine and the electrophile are bonded to the methyl group. The state is short lived however as the electrons in C-Cl bond are returned to their initial atoms. The formula for the general S</w:t>
      </w:r>
      <w:r>
        <w:rPr>
          <w:rFonts w:ascii="Times New Roman" w:hAnsi="Times New Roman" w:cs="Times New Roman"/>
          <w:color w:val="222A35" w:themeColor="text2" w:themeShade="80"/>
          <w:vertAlign w:val="subscript"/>
        </w:rPr>
        <w:t>n</w:t>
      </w:r>
      <w:r>
        <w:rPr>
          <w:rFonts w:ascii="Times New Roman" w:hAnsi="Times New Roman" w:cs="Times New Roman"/>
          <w:color w:val="222A35" w:themeColor="text2" w:themeShade="80"/>
          <w:vertAlign w:val="superscript"/>
        </w:rPr>
        <w:t xml:space="preserve">2 </w:t>
      </w:r>
      <w:r>
        <w:rPr>
          <w:rFonts w:ascii="Times New Roman" w:hAnsi="Times New Roman" w:cs="Times New Roman"/>
          <w:color w:val="222A35" w:themeColor="text2" w:themeShade="80"/>
        </w:rPr>
        <w:t xml:space="preserve"> reaction of CH</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Cl is shown as:</w:t>
      </w:r>
    </w:p>
    <w:p w14:paraId="6EF05456" w14:textId="77777777" w:rsidR="00A46608" w:rsidRDefault="00A46608" w:rsidP="00A46608">
      <w:pPr>
        <w:jc w:val="both"/>
        <w:rPr>
          <w:rFonts w:ascii="Times New Roman" w:hAnsi="Times New Roman" w:cs="Times New Roman"/>
          <w:color w:val="222A35" w:themeColor="text2" w:themeShade="80"/>
        </w:rPr>
      </w:pPr>
      <m:oMathPara>
        <m:oMath>
          <m:r>
            <w:rPr>
              <w:rFonts w:ascii="Cambria Math" w:hAnsi="Cambria Math" w:cs="Times New Roman"/>
              <w:color w:val="222A35" w:themeColor="text2" w:themeShade="80"/>
            </w:rPr>
            <m:t>XNu+C</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H</m:t>
              </m:r>
            </m:e>
            <m:sub>
              <m:r>
                <w:rPr>
                  <w:rFonts w:ascii="Cambria Math" w:hAnsi="Cambria Math" w:cs="Times New Roman"/>
                  <w:color w:val="222A35" w:themeColor="text2" w:themeShade="80"/>
                </w:rPr>
                <m:t>3</m:t>
              </m:r>
            </m:sub>
          </m:sSub>
          <m:r>
            <w:rPr>
              <w:rFonts w:ascii="Cambria Math" w:hAnsi="Cambria Math" w:cs="Times New Roman"/>
              <w:color w:val="222A35" w:themeColor="text2" w:themeShade="80"/>
            </w:rPr>
            <m:t>Cl=XCl+C</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H</m:t>
              </m:r>
            </m:e>
            <m:sub>
              <m:r>
                <w:rPr>
                  <w:rFonts w:ascii="Cambria Math" w:hAnsi="Cambria Math" w:cs="Times New Roman"/>
                  <w:color w:val="222A35" w:themeColor="text2" w:themeShade="80"/>
                </w:rPr>
                <m:t>3</m:t>
              </m:r>
            </m:sub>
          </m:sSub>
          <m:r>
            <w:rPr>
              <w:rFonts w:ascii="Cambria Math" w:hAnsi="Cambria Math" w:cs="Times New Roman"/>
              <w:color w:val="222A35" w:themeColor="text2" w:themeShade="80"/>
            </w:rPr>
            <m:t>Nu</m:t>
          </m:r>
        </m:oMath>
      </m:oMathPara>
    </w:p>
    <w:p w14:paraId="14E051DE" w14:textId="77777777" w:rsidR="00A46608" w:rsidRPr="00294FA6" w:rsidRDefault="00A46608" w:rsidP="00A46608">
      <w:pPr>
        <w:jc w:val="both"/>
        <w:rPr>
          <w:rFonts w:ascii="Times New Roman" w:hAnsi="Times New Roman" w:cs="Times New Roman"/>
          <w:color w:val="222A35" w:themeColor="text2" w:themeShade="80"/>
        </w:rPr>
      </w:pPr>
    </w:p>
    <w:p w14:paraId="7CB17767"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The HOMO of ethylene shows that it has nucleophilic properties and is readily accessible to an electrophilic reaction (</w:t>
      </w:r>
      <w:r>
        <w:rPr>
          <w:rFonts w:ascii="Times New Roman" w:hAnsi="Times New Roman" w:cs="Times New Roman"/>
          <w:b/>
          <w:bCs/>
          <w:color w:val="222A35" w:themeColor="text2" w:themeShade="80"/>
        </w:rPr>
        <w:t>Fig 8</w:t>
      </w:r>
      <w:r w:rsidRPr="001D591B">
        <w:rPr>
          <w:rFonts w:ascii="Times New Roman" w:hAnsi="Times New Roman" w:cs="Times New Roman"/>
          <w:b/>
          <w:bCs/>
          <w:color w:val="222A35" w:themeColor="text2" w:themeShade="80"/>
        </w:rPr>
        <w:t>.</w:t>
      </w:r>
      <w:r>
        <w:rPr>
          <w:rFonts w:ascii="Times New Roman" w:hAnsi="Times New Roman" w:cs="Times New Roman"/>
          <w:color w:val="222A35" w:themeColor="text2" w:themeShade="80"/>
        </w:rPr>
        <w:t>). Whereas both the HOMO (</w:t>
      </w:r>
      <w:r>
        <w:rPr>
          <w:rFonts w:ascii="Times New Roman" w:hAnsi="Times New Roman" w:cs="Times New Roman"/>
          <w:b/>
          <w:bCs/>
          <w:color w:val="222A35" w:themeColor="text2" w:themeShade="80"/>
        </w:rPr>
        <w:t>Fig 9.</w:t>
      </w:r>
      <w:r>
        <w:rPr>
          <w:rFonts w:ascii="Times New Roman" w:hAnsi="Times New Roman" w:cs="Times New Roman"/>
          <w:color w:val="222A35" w:themeColor="text2" w:themeShade="80"/>
        </w:rPr>
        <w:t>) and HOMO-1 (</w:t>
      </w:r>
      <w:r>
        <w:rPr>
          <w:rFonts w:ascii="Times New Roman" w:hAnsi="Times New Roman" w:cs="Times New Roman"/>
          <w:b/>
          <w:bCs/>
          <w:color w:val="222A35" w:themeColor="text2" w:themeShade="80"/>
        </w:rPr>
        <w:t>Fig 10.</w:t>
      </w:r>
      <w:r>
        <w:rPr>
          <w:rFonts w:ascii="Times New Roman" w:hAnsi="Times New Roman" w:cs="Times New Roman"/>
          <w:color w:val="222A35" w:themeColor="text2" w:themeShade="80"/>
        </w:rPr>
        <w:t xml:space="preserve">) of Benzene show that the aromaticity of the ring protects the molecule from a direct electrophilic reaction and is thus less reactive than the Ethylene. </w:t>
      </w:r>
    </w:p>
    <w:p w14:paraId="3F3EAEBE" w14:textId="77777777" w:rsidR="00A46608" w:rsidRPr="00D4661A"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lastRenderedPageBreak/>
        <w:t>The HOMO of both the nNHC (</w:t>
      </w:r>
      <w:r>
        <w:rPr>
          <w:rFonts w:ascii="Times New Roman" w:hAnsi="Times New Roman" w:cs="Times New Roman"/>
          <w:b/>
          <w:bCs/>
          <w:color w:val="222A35" w:themeColor="text2" w:themeShade="80"/>
        </w:rPr>
        <w:t>Fig 12.</w:t>
      </w:r>
      <w:r>
        <w:rPr>
          <w:rFonts w:ascii="Times New Roman" w:hAnsi="Times New Roman" w:cs="Times New Roman"/>
          <w:color w:val="222A35" w:themeColor="text2" w:themeShade="80"/>
        </w:rPr>
        <w:t>) and aNHC (</w:t>
      </w:r>
      <w:r>
        <w:rPr>
          <w:rFonts w:ascii="Times New Roman" w:hAnsi="Times New Roman" w:cs="Times New Roman"/>
          <w:b/>
          <w:bCs/>
          <w:color w:val="222A35" w:themeColor="text2" w:themeShade="80"/>
        </w:rPr>
        <w:t>Fig 13.</w:t>
      </w:r>
      <w:r>
        <w:rPr>
          <w:rFonts w:ascii="Times New Roman" w:hAnsi="Times New Roman" w:cs="Times New Roman"/>
          <w:color w:val="222A35" w:themeColor="text2" w:themeShade="80"/>
        </w:rPr>
        <w:t xml:space="preserve">) tautomer distinctly show the presence of the lone pair of the </w:t>
      </w:r>
      <w:r>
        <w:rPr>
          <w:rFonts w:ascii="Times New Roman" w:hAnsi="Times New Roman" w:cs="Times New Roman"/>
          <w:i/>
          <w:iCs/>
          <w:color w:val="222A35" w:themeColor="text2" w:themeShade="80"/>
        </w:rPr>
        <w:t>‘</w:t>
      </w:r>
      <w:r w:rsidRPr="001D591B">
        <w:rPr>
          <w:rFonts w:ascii="Times New Roman" w:hAnsi="Times New Roman" w:cs="Times New Roman"/>
          <w:i/>
          <w:iCs/>
          <w:color w:val="222A35" w:themeColor="text2" w:themeShade="80"/>
        </w:rPr>
        <w:t>peak</w:t>
      </w:r>
      <w:r>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 xml:space="preserve"> Carbon atom. The lone pair is shown to be in an s atomic orbital of the referenced Carbon. However, in the IMID tautomer (</w:t>
      </w:r>
      <w:r>
        <w:rPr>
          <w:rFonts w:ascii="Times New Roman" w:hAnsi="Times New Roman" w:cs="Times New Roman"/>
          <w:b/>
          <w:bCs/>
          <w:color w:val="222A35" w:themeColor="text2" w:themeShade="80"/>
        </w:rPr>
        <w:t>Fig 14</w:t>
      </w:r>
      <w:r>
        <w:rPr>
          <w:rFonts w:ascii="Times New Roman" w:hAnsi="Times New Roman" w:cs="Times New Roman"/>
          <w:color w:val="222A35" w:themeColor="text2" w:themeShade="80"/>
        </w:rPr>
        <w:t>), the HOMO shows a distinct node separating the N-C=N side of the molecule from the C=C side. This is the result of constructive interference in the p atomic orbitals of the double bonded carbons, and the p atomic orbitals of the N-C=N atoms forming two separate, and distinct p molecular orbitals. The structure of the HOMO shows that the IMID tautomer has π-acceptor characteristics.</w:t>
      </w:r>
    </w:p>
    <w:p w14:paraId="62C28078" w14:textId="77777777" w:rsidR="00A46608" w:rsidRPr="0069454B" w:rsidRDefault="00A46608" w:rsidP="00A46608">
      <w:pPr>
        <w:jc w:val="both"/>
        <w:rPr>
          <w:rFonts w:ascii="Times New Roman" w:hAnsi="Times New Roman" w:cs="Times New Roman"/>
          <w:color w:val="222A35" w:themeColor="text2" w:themeShade="80"/>
        </w:rPr>
      </w:pPr>
    </w:p>
    <w:p w14:paraId="5AC76671" w14:textId="77777777" w:rsidR="00A46608" w:rsidRDefault="00A46608" w:rsidP="00A46608">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Conclusion:</w:t>
      </w:r>
    </w:p>
    <w:p w14:paraId="2EB1D7A4" w14:textId="77777777" w:rsidR="00A46608" w:rsidRPr="0069454B"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WebMO was used to understand Electronic Structure and the </w:t>
      </w:r>
      <w:r>
        <w:rPr>
          <w:rFonts w:ascii="Times New Roman" w:hAnsi="Times New Roman" w:cs="Times New Roman"/>
          <w:i/>
          <w:iCs/>
          <w:color w:val="222A35" w:themeColor="text2" w:themeShade="80"/>
        </w:rPr>
        <w:t>‘Molecular Orbital’</w:t>
      </w:r>
      <w:r>
        <w:rPr>
          <w:rFonts w:ascii="Times New Roman" w:hAnsi="Times New Roman" w:cs="Times New Roman"/>
          <w:color w:val="222A35" w:themeColor="text2" w:themeShade="80"/>
        </w:rPr>
        <w:t xml:space="preserve">, </w:t>
      </w:r>
      <w:r>
        <w:rPr>
          <w:rFonts w:ascii="Times New Roman" w:hAnsi="Times New Roman" w:cs="Times New Roman"/>
          <w:i/>
          <w:iCs/>
          <w:color w:val="222A35" w:themeColor="text2" w:themeShade="80"/>
        </w:rPr>
        <w:t>‘Natural Bond Orders’</w:t>
      </w:r>
      <w:r>
        <w:rPr>
          <w:rFonts w:ascii="Times New Roman" w:hAnsi="Times New Roman" w:cs="Times New Roman"/>
          <w:color w:val="222A35" w:themeColor="text2" w:themeShade="80"/>
        </w:rPr>
        <w:t xml:space="preserve">, </w:t>
      </w:r>
      <w:r>
        <w:rPr>
          <w:rFonts w:ascii="Times New Roman" w:hAnsi="Times New Roman" w:cs="Times New Roman"/>
          <w:i/>
          <w:iCs/>
          <w:color w:val="222A35" w:themeColor="text2" w:themeShade="80"/>
        </w:rPr>
        <w:t>‘Bond Orders’</w:t>
      </w:r>
      <w:r>
        <w:rPr>
          <w:rFonts w:ascii="Times New Roman" w:hAnsi="Times New Roman" w:cs="Times New Roman"/>
          <w:color w:val="222A35" w:themeColor="text2" w:themeShade="80"/>
        </w:rPr>
        <w:t>, calculations including wait times and functions. Working through the program also furthered understanding of how WebMO is designed and how to extract the calculated data from the program.</w:t>
      </w:r>
    </w:p>
    <w:p w14:paraId="77AA7934" w14:textId="77777777" w:rsidR="00A46608" w:rsidRDefault="00A46608" w:rsidP="00A46608">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br w:type="page"/>
      </w:r>
    </w:p>
    <w:p w14:paraId="61F8BCCB" w14:textId="01272B15" w:rsidR="00A46608" w:rsidRDefault="00A46608" w:rsidP="00A46608">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lastRenderedPageBreak/>
        <w:t>References: (I</w:t>
      </w:r>
      <w:ins w:id="105" w:author="David Hoxley" w:date="2025-09-19T15:29:00Z">
        <w:r w:rsidR="00737F8C">
          <w:rPr>
            <w:rFonts w:ascii="Times New Roman" w:hAnsi="Times New Roman" w:cs="Times New Roman"/>
            <w:b/>
            <w:bCs/>
            <w:color w:val="002060"/>
            <w:sz w:val="28"/>
            <w:szCs w:val="28"/>
          </w:rPr>
          <w:t>E</w:t>
        </w:r>
      </w:ins>
      <w:r>
        <w:rPr>
          <w:rFonts w:ascii="Times New Roman" w:hAnsi="Times New Roman" w:cs="Times New Roman"/>
          <w:b/>
          <w:bCs/>
          <w:color w:val="002060"/>
          <w:sz w:val="28"/>
          <w:szCs w:val="28"/>
        </w:rPr>
        <w:t>EE)</w:t>
      </w:r>
    </w:p>
    <w:p w14:paraId="1E6FB029" w14:textId="77777777" w:rsidR="00A46608" w:rsidRPr="008701F8" w:rsidRDefault="00A46608" w:rsidP="00A46608">
      <w:pPr>
        <w:jc w:val="both"/>
        <w:rPr>
          <w:rFonts w:ascii="Times New Roman" w:hAnsi="Times New Roman" w:cs="Times New Roman"/>
          <w:color w:val="222A35" w:themeColor="text2" w:themeShade="80"/>
        </w:rPr>
      </w:pPr>
      <w:r w:rsidRPr="0069454B">
        <w:rPr>
          <w:rFonts w:ascii="Times New Roman" w:hAnsi="Times New Roman" w:cs="Times New Roman"/>
          <w:color w:val="222A35" w:themeColor="text2" w:themeShade="80"/>
        </w:rPr>
        <w:t>[1]</w:t>
      </w:r>
      <w:r>
        <w:rPr>
          <w:rFonts w:ascii="Times New Roman" w:hAnsi="Times New Roman" w:cs="Times New Roman"/>
          <w:color w:val="222A35" w:themeColor="text2" w:themeShade="80"/>
        </w:rPr>
        <w:t xml:space="preserve"> D. Wilson, </w:t>
      </w:r>
      <w:r>
        <w:rPr>
          <w:rFonts w:ascii="Times New Roman" w:hAnsi="Times New Roman" w:cs="Times New Roman"/>
          <w:i/>
          <w:iCs/>
          <w:color w:val="222A35" w:themeColor="text2" w:themeShade="80"/>
        </w:rPr>
        <w:t>Quantum Chemistry, Section 8: ’Molecular Orbitals, Natural Bond Orbitals, Electron Density’</w:t>
      </w:r>
      <w:r>
        <w:rPr>
          <w:rFonts w:ascii="Times New Roman" w:hAnsi="Times New Roman" w:cs="Times New Roman"/>
          <w:color w:val="222A35" w:themeColor="text2" w:themeShade="80"/>
        </w:rPr>
        <w:t>. La Trobe University.</w:t>
      </w:r>
    </w:p>
    <w:p w14:paraId="3DC5C466"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[2] J. McMurry, </w:t>
      </w:r>
      <w:r>
        <w:rPr>
          <w:rFonts w:ascii="Times New Roman" w:hAnsi="Times New Roman" w:cs="Times New Roman"/>
          <w:i/>
          <w:iCs/>
          <w:color w:val="222A35" w:themeColor="text2" w:themeShade="80"/>
        </w:rPr>
        <w:t xml:space="preserve">Organic Chemistry </w:t>
      </w:r>
      <w:r>
        <w:rPr>
          <w:rFonts w:ascii="Times New Roman" w:hAnsi="Times New Roman" w:cs="Times New Roman"/>
          <w:color w:val="222A35" w:themeColor="text2" w:themeShade="80"/>
        </w:rPr>
        <w:t>9</w:t>
      </w:r>
      <w:r w:rsidRPr="008701F8">
        <w:rPr>
          <w:rFonts w:ascii="Times New Roman" w:hAnsi="Times New Roman" w:cs="Times New Roman"/>
          <w:color w:val="222A35" w:themeColor="text2" w:themeShade="80"/>
          <w:vertAlign w:val="superscript"/>
        </w:rPr>
        <w:t>th</w:t>
      </w:r>
      <w:r>
        <w:rPr>
          <w:rFonts w:ascii="Times New Roman" w:hAnsi="Times New Roman" w:cs="Times New Roman"/>
          <w:color w:val="222A35" w:themeColor="text2" w:themeShade="80"/>
        </w:rPr>
        <w:t xml:space="preserve"> edition. Cengage Learning.</w:t>
      </w:r>
    </w:p>
    <w:p w14:paraId="670C5D09"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[3] M. J. Winter. ‘1s atomic orbital’, </w:t>
      </w:r>
      <w:r>
        <w:rPr>
          <w:rFonts w:ascii="Times New Roman" w:hAnsi="Times New Roman" w:cs="Times New Roman"/>
          <w:i/>
          <w:iCs/>
          <w:color w:val="222A35" w:themeColor="text2" w:themeShade="80"/>
        </w:rPr>
        <w:t>The Orbitron</w:t>
      </w:r>
      <w:r>
        <w:rPr>
          <w:rFonts w:ascii="Times New Roman" w:hAnsi="Times New Roman" w:cs="Times New Roman"/>
          <w:color w:val="222A35" w:themeColor="text2" w:themeShade="80"/>
        </w:rPr>
        <w:t xml:space="preserve">. Accessed: Sep 02, 2025. [Online] Available: </w:t>
      </w:r>
      <w:hyperlink r:id="rId43" w:history="1">
        <w:r w:rsidRPr="00AD554B">
          <w:rPr>
            <w:rStyle w:val="Hyperlink"/>
            <w:rFonts w:ascii="Times New Roman" w:hAnsi="Times New Roman" w:cs="Times New Roman"/>
          </w:rPr>
          <w:t>https://winter.group.shef.ac.uk/orbitron/atomic_orbitals/1s/index.html</w:t>
        </w:r>
      </w:hyperlink>
    </w:p>
    <w:p w14:paraId="605A1642"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[4] M. J. Winter. ‘2p atomic orbital’, </w:t>
      </w:r>
      <w:r>
        <w:rPr>
          <w:rFonts w:ascii="Times New Roman" w:hAnsi="Times New Roman" w:cs="Times New Roman"/>
          <w:i/>
          <w:iCs/>
          <w:color w:val="222A35" w:themeColor="text2" w:themeShade="80"/>
        </w:rPr>
        <w:t>The Orbitron</w:t>
      </w:r>
      <w:r>
        <w:rPr>
          <w:rFonts w:ascii="Times New Roman" w:hAnsi="Times New Roman" w:cs="Times New Roman"/>
          <w:color w:val="222A35" w:themeColor="text2" w:themeShade="80"/>
        </w:rPr>
        <w:t xml:space="preserve">. Accessed: Sep 02, 2025. [Online] Available: </w:t>
      </w:r>
      <w:hyperlink r:id="rId44" w:history="1">
        <w:r w:rsidRPr="00AD554B">
          <w:rPr>
            <w:rStyle w:val="Hyperlink"/>
            <w:rFonts w:ascii="Times New Roman" w:hAnsi="Times New Roman" w:cs="Times New Roman"/>
          </w:rPr>
          <w:t>https://winter.group.shef.ac.uk/orbitron/atomic_orbitals/2p/index.html</w:t>
        </w:r>
      </w:hyperlink>
    </w:p>
    <w:p w14:paraId="7B14C2B5" w14:textId="77777777" w:rsidR="00A46608" w:rsidRPr="009461B3" w:rsidRDefault="00A46608" w:rsidP="00A46608">
      <w:pPr>
        <w:jc w:val="both"/>
        <w:rPr>
          <w:rFonts w:ascii="Times New Roman" w:hAnsi="Times New Roman" w:cs="Times New Roman"/>
          <w:color w:val="222A35" w:themeColor="text2" w:themeShade="80"/>
        </w:rPr>
      </w:pPr>
      <w:bookmarkStart w:id="106" w:name="_GoBack"/>
      <w:bookmarkEnd w:id="106"/>
    </w:p>
    <w:p w14:paraId="64BEAD0D" w14:textId="248C4D0D" w:rsidR="002F4673" w:rsidRDefault="002F4673">
      <w:pPr>
        <w:rPr>
          <w:rFonts w:ascii="Times New Roman" w:hAnsi="Times New Roman" w:cs="Times New Roman"/>
          <w:color w:val="222A35" w:themeColor="text2" w:themeShade="80"/>
        </w:rPr>
      </w:pPr>
      <w:r>
        <w:rPr>
          <w:rFonts w:ascii="Times New Roman" w:hAnsi="Times New Roman" w:cs="Times New Roman"/>
          <w:color w:val="222A35" w:themeColor="text2" w:themeShade="80"/>
        </w:rPr>
        <w:br w:type="page"/>
      </w:r>
    </w:p>
    <w:p w14:paraId="57FD82D3" w14:textId="77777777" w:rsidR="002F4673" w:rsidRDefault="002F4673" w:rsidP="002F4673">
      <w:pPr>
        <w:pStyle w:val="JBHeading"/>
      </w:pPr>
      <w:r>
        <w:lastRenderedPageBreak/>
        <w:t>Variations in Density Functional Theory Methods and Basis Sets.</w:t>
      </w:r>
    </w:p>
    <w:p w14:paraId="3390C201" w14:textId="77777777" w:rsidR="002F4673" w:rsidRDefault="002F4673" w:rsidP="002F4673">
      <w:pPr>
        <w:pStyle w:val="JBSubtitle"/>
        <w:jc w:val="left"/>
        <w:rPr>
          <w:b w:val="0"/>
          <w:bCs/>
          <w:i w:val="0"/>
          <w:iCs/>
        </w:rPr>
      </w:pPr>
    </w:p>
    <w:p w14:paraId="3574AC29" w14:textId="77777777" w:rsidR="002B3ED0" w:rsidRDefault="002B3ED0">
      <w:pPr>
        <w:rPr>
          <w:rFonts w:ascii="Times New Roman" w:hAnsi="Times New Roman" w:cs="Times New Roman"/>
          <w:color w:val="222A35" w:themeColor="text2" w:themeShade="80"/>
        </w:rPr>
      </w:pPr>
    </w:p>
    <w:p w14:paraId="2F7CF16B" w14:textId="67467002" w:rsidR="00F01C7A" w:rsidRDefault="00F01C7A">
      <w:pPr>
        <w:rPr>
          <w:rFonts w:ascii="Times New Roman" w:hAnsi="Times New Roman" w:cs="Times New Roman"/>
          <w:color w:val="222A35" w:themeColor="text2" w:themeShade="80"/>
        </w:rPr>
      </w:pPr>
      <w:r>
        <w:rPr>
          <w:rFonts w:ascii="Times New Roman" w:hAnsi="Times New Roman" w:cs="Times New Roman"/>
          <w:color w:val="222A35" w:themeColor="text2" w:themeShade="80"/>
        </w:rPr>
        <w:br w:type="page"/>
      </w:r>
    </w:p>
    <w:sectPr w:rsidR="00F01C7A" w:rsidSect="002B3ED0">
      <w:headerReference w:type="default" r:id="rId45"/>
      <w:footerReference w:type="default" r:id="rId46"/>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David Hoxley" w:date="2025-09-19T14:39:00Z" w:initials="DH">
    <w:p w14:paraId="7A467C4D" w14:textId="024056BF" w:rsidR="00977027" w:rsidRDefault="00977027">
      <w:pPr>
        <w:pStyle w:val="CommentText"/>
      </w:pPr>
      <w:r>
        <w:rPr>
          <w:rStyle w:val="CommentReference"/>
        </w:rPr>
        <w:annotationRef/>
      </w:r>
      <w:r>
        <w:t>Fix later</w:t>
      </w:r>
    </w:p>
  </w:comment>
  <w:comment w:id="22" w:author="David Hoxley" w:date="2025-09-19T14:42:00Z" w:initials="DH">
    <w:p w14:paraId="177DF19B" w14:textId="0EB0DF66" w:rsidR="00977027" w:rsidRDefault="00977027">
      <w:pPr>
        <w:pStyle w:val="CommentText"/>
      </w:pPr>
      <w:r>
        <w:rPr>
          <w:rStyle w:val="CommentReference"/>
        </w:rPr>
        <w:annotationRef/>
      </w:r>
      <w:r>
        <w:t xml:space="preserve">Need what is </w:t>
      </w:r>
      <w:proofErr w:type="spellStart"/>
      <w:r>
        <w:t>dft</w:t>
      </w:r>
      <w:proofErr w:type="spellEnd"/>
      <w:r>
        <w:t>, etc</w:t>
      </w:r>
    </w:p>
  </w:comment>
  <w:comment w:id="24" w:author="David Hoxley" w:date="2025-09-19T14:40:00Z" w:initials="DH">
    <w:p w14:paraId="0E4FF463" w14:textId="3ADBE9DF" w:rsidR="00977027" w:rsidRDefault="00977027">
      <w:pPr>
        <w:pStyle w:val="CommentText"/>
      </w:pPr>
      <w:r>
        <w:rPr>
          <w:rStyle w:val="CommentReference"/>
        </w:rPr>
        <w:annotationRef/>
      </w:r>
      <w:r>
        <w:t>Endnotes not footnotes</w:t>
      </w:r>
    </w:p>
  </w:comment>
  <w:comment w:id="30" w:author="David Hoxley" w:date="2025-09-19T14:40:00Z" w:initials="DH">
    <w:p w14:paraId="42F993E6" w14:textId="46988FC9" w:rsidR="00977027" w:rsidRDefault="00977027">
      <w:pPr>
        <w:pStyle w:val="CommentText"/>
      </w:pPr>
      <w:r>
        <w:rPr>
          <w:rStyle w:val="CommentReference"/>
        </w:rPr>
        <w:annotationRef/>
      </w:r>
      <w:r>
        <w:t>refs</w:t>
      </w:r>
    </w:p>
  </w:comment>
  <w:comment w:id="31" w:author="David Hoxley" w:date="2025-09-19T14:41:00Z" w:initials="DH">
    <w:p w14:paraId="65D0E603" w14:textId="14308706" w:rsidR="00977027" w:rsidRDefault="00977027">
      <w:pPr>
        <w:pStyle w:val="CommentText"/>
      </w:pPr>
      <w:r>
        <w:rPr>
          <w:rStyle w:val="CommentReference"/>
        </w:rPr>
        <w:annotationRef/>
      </w:r>
      <w:r>
        <w:t>explain in text- this will be marked by physicists</w:t>
      </w:r>
    </w:p>
  </w:comment>
  <w:comment w:id="32" w:author="David Hoxley" w:date="2025-09-19T14:41:00Z" w:initials="DH">
    <w:p w14:paraId="24B8A9C1" w14:textId="3DA4CB09" w:rsidR="00977027" w:rsidRDefault="00977027">
      <w:pPr>
        <w:pStyle w:val="CommentText"/>
      </w:pPr>
      <w:r>
        <w:rPr>
          <w:rStyle w:val="CommentReference"/>
        </w:rPr>
        <w:annotationRef/>
      </w:r>
      <w:r>
        <w:t>font</w:t>
      </w:r>
    </w:p>
  </w:comment>
  <w:comment w:id="37" w:author="David Hoxley" w:date="2025-09-19T14:42:00Z" w:initials="DH">
    <w:p w14:paraId="3D185D24" w14:textId="5D72C860" w:rsidR="00977027" w:rsidRDefault="00977027">
      <w:pPr>
        <w:pStyle w:val="CommentText"/>
      </w:pPr>
      <w:r>
        <w:rPr>
          <w:rStyle w:val="CommentReference"/>
        </w:rPr>
        <w:annotationRef/>
      </w:r>
      <w:r>
        <w:t xml:space="preserve">explain </w:t>
      </w:r>
      <w:proofErr w:type="spellStart"/>
      <w:r>
        <w:t>gaission</w:t>
      </w:r>
      <w:proofErr w:type="spellEnd"/>
      <w:r>
        <w:t xml:space="preserve"> based engine </w:t>
      </w:r>
      <w:proofErr w:type="spellStart"/>
      <w:r>
        <w:t>ito</w:t>
      </w:r>
      <w:proofErr w:type="spellEnd"/>
      <w:r>
        <w:t xml:space="preserve"> DFT</w:t>
      </w:r>
    </w:p>
  </w:comment>
  <w:comment w:id="38" w:author="David Hoxley" w:date="2025-09-19T14:42:00Z" w:initials="DH">
    <w:p w14:paraId="18EE3053" w14:textId="6B85BDD4" w:rsidR="00977027" w:rsidRDefault="00977027">
      <w:pPr>
        <w:pStyle w:val="CommentText"/>
      </w:pPr>
      <w:r>
        <w:rPr>
          <w:rStyle w:val="CommentReference"/>
        </w:rPr>
        <w:annotationRef/>
      </w:r>
      <w:r>
        <w:t>how</w:t>
      </w:r>
    </w:p>
  </w:comment>
  <w:comment w:id="39" w:author="David Hoxley" w:date="2025-09-19T14:43:00Z" w:initials="DH">
    <w:p w14:paraId="04D058F1" w14:textId="24BF8708" w:rsidR="00977027" w:rsidRDefault="00977027">
      <w:pPr>
        <w:pStyle w:val="CommentText"/>
      </w:pPr>
      <w:r>
        <w:rPr>
          <w:rStyle w:val="CommentReference"/>
        </w:rPr>
        <w:annotationRef/>
      </w:r>
      <w:r>
        <w:t>need to explain what this is in your background</w:t>
      </w:r>
    </w:p>
  </w:comment>
  <w:comment w:id="42" w:author="David Hoxley" w:date="2025-09-19T14:44:00Z" w:initials="DH">
    <w:p w14:paraId="62ABF760" w14:textId="183A962D" w:rsidR="00977027" w:rsidRDefault="00977027">
      <w:pPr>
        <w:pStyle w:val="CommentText"/>
      </w:pPr>
      <w:r>
        <w:rPr>
          <w:rStyle w:val="CommentReference"/>
        </w:rPr>
        <w:annotationRef/>
      </w:r>
      <w:r>
        <w:t>repetition</w:t>
      </w:r>
    </w:p>
  </w:comment>
  <w:comment w:id="48" w:author="David Hoxley" w:date="2025-09-19T14:44:00Z" w:initials="DH">
    <w:p w14:paraId="7BE1CC73" w14:textId="29686A0C" w:rsidR="00977027" w:rsidRDefault="00977027">
      <w:pPr>
        <w:pStyle w:val="CommentText"/>
      </w:pPr>
      <w:r>
        <w:rPr>
          <w:rStyle w:val="CommentReference"/>
        </w:rPr>
        <w:annotationRef/>
      </w:r>
      <w:r>
        <w:t xml:space="preserve">ref not </w:t>
      </w:r>
      <w:proofErr w:type="gramStart"/>
      <w:r>
        <w:t>footnote</w:t>
      </w:r>
      <w:proofErr w:type="gramEnd"/>
    </w:p>
  </w:comment>
  <w:comment w:id="50" w:author="David Hoxley" w:date="2025-09-19T15:25:00Z" w:initials="DH">
    <w:p w14:paraId="0892C55B" w14:textId="6B3BAF24" w:rsidR="00147C33" w:rsidRDefault="00147C33">
      <w:pPr>
        <w:pStyle w:val="CommentText"/>
      </w:pPr>
      <w:r>
        <w:rPr>
          <w:rStyle w:val="CommentReference"/>
        </w:rPr>
        <w:annotationRef/>
      </w:r>
      <w:proofErr w:type="spellStart"/>
      <w:r>
        <w:t>lengthscale</w:t>
      </w:r>
      <w:proofErr w:type="spellEnd"/>
      <w:r>
        <w:t>?</w:t>
      </w:r>
    </w:p>
  </w:comment>
  <w:comment w:id="72" w:author="David Hoxley" w:date="2025-09-19T14:47:00Z" w:initials="DH">
    <w:p w14:paraId="173FD267" w14:textId="4934DB8C" w:rsidR="009D708F" w:rsidRDefault="009D708F">
      <w:pPr>
        <w:pStyle w:val="CommentText"/>
      </w:pPr>
      <w:r>
        <w:rPr>
          <w:rStyle w:val="CommentReference"/>
        </w:rPr>
        <w:annotationRef/>
      </w:r>
      <w:r>
        <w:t>use ref to do this work</w:t>
      </w:r>
    </w:p>
  </w:comment>
  <w:comment w:id="78" w:author="David Hoxley" w:date="2025-09-19T15:26:00Z" w:initials="DH">
    <w:p w14:paraId="6A795929" w14:textId="7B485F09" w:rsidR="0049795B" w:rsidRDefault="0049795B">
      <w:pPr>
        <w:pStyle w:val="CommentText"/>
      </w:pPr>
      <w:r>
        <w:rPr>
          <w:rStyle w:val="CommentReference"/>
        </w:rPr>
        <w:annotationRef/>
      </w:r>
      <w:r>
        <w:t>how do we know this is correct?</w:t>
      </w:r>
    </w:p>
  </w:comment>
  <w:comment w:id="79" w:author="David Hoxley" w:date="2025-09-19T15:27:00Z" w:initials="DH">
    <w:p w14:paraId="2272D8E1" w14:textId="725C721E" w:rsidR="0049795B" w:rsidRDefault="0049795B">
      <w:pPr>
        <w:pStyle w:val="CommentText"/>
      </w:pPr>
      <w:r>
        <w:rPr>
          <w:rStyle w:val="CommentReference"/>
        </w:rPr>
        <w:annotationRef/>
      </w:r>
      <w:r w:rsidRPr="0049795B">
        <w:t>https://chem.libretexts.org/Bookshelves/Inorganic_Chemistry/Inorganic_Chemistry_(LibreTexts)/05%3A_Molecular_Orbitals/5.03%3A_Heteronuclear_Diatomic_Molecules/5.3.02%3A_Polar_bonds</w:t>
      </w:r>
    </w:p>
  </w:comment>
  <w:comment w:id="83" w:author="David Hoxley" w:date="2025-09-19T14:51:00Z" w:initials="DH">
    <w:p w14:paraId="0DCCFC13" w14:textId="4E198D89" w:rsidR="0096289E" w:rsidRDefault="0096289E">
      <w:pPr>
        <w:pStyle w:val="CommentText"/>
      </w:pPr>
      <w:r>
        <w:rPr>
          <w:rStyle w:val="CommentReference"/>
        </w:rPr>
        <w:annotationRef/>
      </w:r>
      <w:r>
        <w:t>put in caption</w:t>
      </w:r>
    </w:p>
  </w:comment>
  <w:comment w:id="91" w:author="David Hoxley" w:date="2025-09-19T14:54:00Z" w:initials="DH">
    <w:p w14:paraId="5867D8BE" w14:textId="7871531C" w:rsidR="0096289E" w:rsidRDefault="0096289E">
      <w:pPr>
        <w:pStyle w:val="CommentText"/>
      </w:pPr>
      <w:r>
        <w:rPr>
          <w:rStyle w:val="CommentReference"/>
        </w:rPr>
        <w:annotationRef/>
      </w:r>
      <w:r>
        <w:t>combine figs 9,10</w:t>
      </w:r>
    </w:p>
  </w:comment>
  <w:comment w:id="100" w:author="David Hoxley" w:date="2025-09-19T14:57:00Z" w:initials="DH">
    <w:p w14:paraId="5849F99C" w14:textId="0AC9CFAE" w:rsidR="002A46D8" w:rsidRDefault="002A46D8">
      <w:pPr>
        <w:pStyle w:val="CommentText"/>
      </w:pPr>
      <w:r>
        <w:rPr>
          <w:rStyle w:val="CommentReference"/>
        </w:rPr>
        <w:annotationRef/>
      </w:r>
      <w:r>
        <w:t>too blurry</w:t>
      </w:r>
    </w:p>
  </w:comment>
  <w:comment w:id="103" w:author="David Hoxley" w:date="2025-09-19T14:59:00Z" w:initials="DH">
    <w:p w14:paraId="1CDF2782" w14:textId="37546576" w:rsidR="002A46D8" w:rsidRDefault="002A46D8">
      <w:pPr>
        <w:pStyle w:val="CommentText"/>
      </w:pPr>
      <w:r>
        <w:rPr>
          <w:rStyle w:val="CommentReference"/>
        </w:rPr>
        <w:annotationRef/>
      </w:r>
      <w:r>
        <w:t>combine fig 13 and 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467C4D" w15:done="0"/>
  <w15:commentEx w15:paraId="177DF19B" w15:done="0"/>
  <w15:commentEx w15:paraId="0E4FF463" w15:done="0"/>
  <w15:commentEx w15:paraId="42F993E6" w15:done="0"/>
  <w15:commentEx w15:paraId="65D0E603" w15:done="0"/>
  <w15:commentEx w15:paraId="24B8A9C1" w15:done="0"/>
  <w15:commentEx w15:paraId="3D185D24" w15:done="0"/>
  <w15:commentEx w15:paraId="18EE3053" w15:done="0"/>
  <w15:commentEx w15:paraId="04D058F1" w15:done="0"/>
  <w15:commentEx w15:paraId="62ABF760" w15:done="0"/>
  <w15:commentEx w15:paraId="7BE1CC73" w15:done="0"/>
  <w15:commentEx w15:paraId="0892C55B" w15:done="0"/>
  <w15:commentEx w15:paraId="173FD267" w15:done="0"/>
  <w15:commentEx w15:paraId="6A795929" w15:done="0"/>
  <w15:commentEx w15:paraId="2272D8E1" w15:paraIdParent="6A795929" w15:done="0"/>
  <w15:commentEx w15:paraId="0DCCFC13" w15:done="0"/>
  <w15:commentEx w15:paraId="5867D8BE" w15:done="0"/>
  <w15:commentEx w15:paraId="5849F99C" w15:done="0"/>
  <w15:commentEx w15:paraId="1CDF27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467C4D" w16cid:durableId="2C77E9A2"/>
  <w16cid:commentId w16cid:paraId="177DF19B" w16cid:durableId="2C77EA53"/>
  <w16cid:commentId w16cid:paraId="0E4FF463" w16cid:durableId="2C77E9D7"/>
  <w16cid:commentId w16cid:paraId="42F993E6" w16cid:durableId="2C77E9F5"/>
  <w16cid:commentId w16cid:paraId="65D0E603" w16cid:durableId="2C77EA03"/>
  <w16cid:commentId w16cid:paraId="24B8A9C1" w16cid:durableId="2C77EA26"/>
  <w16cid:commentId w16cid:paraId="3D185D24" w16cid:durableId="2C77EA3C"/>
  <w16cid:commentId w16cid:paraId="18EE3053" w16cid:durableId="2C77EA73"/>
  <w16cid:commentId w16cid:paraId="04D058F1" w16cid:durableId="2C77EA99"/>
  <w16cid:commentId w16cid:paraId="62ABF760" w16cid:durableId="2C77EABD"/>
  <w16cid:commentId w16cid:paraId="7BE1CC73" w16cid:durableId="2C77EAE8"/>
  <w16cid:commentId w16cid:paraId="0892C55B" w16cid:durableId="2C77F461"/>
  <w16cid:commentId w16cid:paraId="173FD267" w16cid:durableId="2C77EB8C"/>
  <w16cid:commentId w16cid:paraId="6A795929" w16cid:durableId="2C77F497"/>
  <w16cid:commentId w16cid:paraId="2272D8E1" w16cid:durableId="2C77F4FC"/>
  <w16cid:commentId w16cid:paraId="0DCCFC13" w16cid:durableId="2C77EC7E"/>
  <w16cid:commentId w16cid:paraId="5867D8BE" w16cid:durableId="2C77ED3F"/>
  <w16cid:commentId w16cid:paraId="1CDF2782" w16cid:durableId="2C77EE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6F8BD" w14:textId="77777777" w:rsidR="00086E22" w:rsidRDefault="00086E22" w:rsidP="00DE10ED">
      <w:pPr>
        <w:spacing w:after="0" w:line="240" w:lineRule="auto"/>
      </w:pPr>
      <w:r>
        <w:separator/>
      </w:r>
    </w:p>
  </w:endnote>
  <w:endnote w:type="continuationSeparator" w:id="0">
    <w:p w14:paraId="26A8B747" w14:textId="77777777" w:rsidR="00086E22" w:rsidRDefault="00086E22" w:rsidP="00DE10ED">
      <w:pPr>
        <w:spacing w:after="0" w:line="240" w:lineRule="auto"/>
      </w:pPr>
      <w:r>
        <w:continuationSeparator/>
      </w:r>
    </w:p>
  </w:endnote>
  <w:endnote w:id="1">
    <w:p w14:paraId="1AA9316B" w14:textId="77777777" w:rsidR="00977027" w:rsidRPr="009737CE" w:rsidRDefault="00977027" w:rsidP="00A46608">
      <w:pPr>
        <w:pStyle w:val="EndnoteText"/>
        <w:jc w:val="both"/>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color w:val="323E4F" w:themeColor="text2" w:themeShade="BF"/>
        </w:rPr>
        <w:t>That is the characteristic for the readiness for a chemical species donate an electron pair to form a bond.</w:t>
      </w:r>
    </w:p>
  </w:endnote>
  <w:endnote w:id="2">
    <w:p w14:paraId="67D990C3" w14:textId="77777777" w:rsidR="00977027" w:rsidRPr="009737CE" w:rsidRDefault="00977027" w:rsidP="00A46608">
      <w:pPr>
        <w:pStyle w:val="EndnoteText"/>
        <w:jc w:val="both"/>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color w:val="323E4F" w:themeColor="text2" w:themeShade="BF"/>
        </w:rPr>
        <w:t>That is the characteristic for the readiness of a chemical species to receive an electron pair to form a bond.</w:t>
      </w:r>
    </w:p>
  </w:endnote>
  <w:endnote w:id="3">
    <w:p w14:paraId="20938034" w14:textId="77777777" w:rsidR="00977027" w:rsidRPr="009737CE" w:rsidRDefault="00977027" w:rsidP="00A46608">
      <w:pPr>
        <w:pStyle w:val="EndnoteText"/>
        <w:jc w:val="both"/>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color w:val="323E4F" w:themeColor="text2" w:themeShade="BF"/>
        </w:rPr>
        <w:t>Lewis Structures are diagrams that show lone pairs, geometry, and formal charges of molecules.</w:t>
      </w:r>
    </w:p>
  </w:endnote>
  <w:endnote w:id="4">
    <w:p w14:paraId="55AA0BED" w14:textId="77777777" w:rsidR="00977027" w:rsidRPr="009737CE" w:rsidRDefault="00977027" w:rsidP="00A46608">
      <w:pPr>
        <w:pStyle w:val="EndnoteText"/>
        <w:jc w:val="both"/>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S</w:t>
      </w:r>
      <w:r w:rsidRPr="009737CE">
        <w:rPr>
          <w:rFonts w:ascii="Times New Roman" w:hAnsi="Times New Roman" w:cs="Times New Roman"/>
          <w:i/>
          <w:iCs/>
          <w:color w:val="323E4F" w:themeColor="text2" w:themeShade="BF"/>
        </w:rPr>
        <w:t>tructural isomers that readily interconvert.</w:t>
      </w:r>
    </w:p>
  </w:endnote>
  <w:endnote w:id="5">
    <w:p w14:paraId="77987669" w14:textId="77777777" w:rsidR="00977027" w:rsidRPr="009737CE" w:rsidRDefault="00977027" w:rsidP="00A46608">
      <w:pPr>
        <w:spacing w:line="240" w:lineRule="auto"/>
        <w:jc w:val="both"/>
        <w:rPr>
          <w:rFonts w:ascii="Times New Roman" w:hAnsi="Times New Roman" w:cs="Times New Roman"/>
          <w:i/>
          <w:iCs/>
          <w:color w:val="222A35" w:themeColor="text2" w:themeShade="80"/>
          <w:sz w:val="20"/>
          <w:szCs w:val="20"/>
        </w:rPr>
      </w:pPr>
      <w:r w:rsidRPr="009737CE">
        <w:rPr>
          <w:rStyle w:val="EndnoteReference"/>
          <w:rFonts w:ascii="Times New Roman" w:hAnsi="Times New Roman" w:cs="Times New Roman"/>
          <w:sz w:val="20"/>
          <w:szCs w:val="20"/>
        </w:rPr>
        <w:endnoteRef/>
      </w:r>
      <w:r w:rsidRPr="009737CE">
        <w:rPr>
          <w:rFonts w:ascii="Times New Roman" w:hAnsi="Times New Roman" w:cs="Times New Roman"/>
          <w:sz w:val="20"/>
          <w:szCs w:val="20"/>
        </w:rPr>
        <w:t xml:space="preserve"> </w:t>
      </w:r>
      <w:r w:rsidRPr="009737CE">
        <w:rPr>
          <w:rFonts w:ascii="Times New Roman" w:hAnsi="Times New Roman" w:cs="Times New Roman"/>
          <w:i/>
          <w:iCs/>
          <w:color w:val="323E4F" w:themeColor="text2" w:themeShade="BF"/>
          <w:sz w:val="20"/>
          <w:szCs w:val="20"/>
        </w:rPr>
        <w:t>Electrons are of course always negative, the ‘positivity’ and ‘negativity’ of the orbitals is related to the algebraic solutions of the corresponding wave functions.</w:t>
      </w:r>
    </w:p>
  </w:endnote>
  <w:endnote w:id="6">
    <w:p w14:paraId="2F0388E4" w14:textId="77777777" w:rsidR="00977027" w:rsidRPr="009737CE" w:rsidRDefault="00977027" w:rsidP="00A46608">
      <w:pPr>
        <w:pStyle w:val="EndnoteText"/>
        <w:jc w:val="both"/>
        <w:rPr>
          <w:rFonts w:ascii="Times New Roman" w:hAnsi="Times New Roman" w:cs="Times New Roman"/>
          <w:i/>
          <w:iCs/>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rPr>
        <w:t>Hybridisation only exists as a model to help understand molecular geometry and bonding, not as a thing in the ‘real’ world.</w:t>
      </w:r>
    </w:p>
  </w:endnote>
  <w:endnote w:id="7">
    <w:p w14:paraId="35A7584A" w14:textId="77777777" w:rsidR="00977027" w:rsidRPr="009737CE" w:rsidRDefault="00977027" w:rsidP="00A46608">
      <w:pPr>
        <w:pStyle w:val="EndnoteText"/>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rPr>
        <w:t>A chemical species willing to donate a pair of electrons to the sigma orbital of a separate species. A metal in Organometallic Chemistry.</w:t>
      </w:r>
    </w:p>
  </w:endnote>
  <w:endnote w:id="8">
    <w:p w14:paraId="6FF2D0F8" w14:textId="77777777" w:rsidR="00977027" w:rsidRPr="009737CE" w:rsidRDefault="00977027" w:rsidP="00A46608">
      <w:pPr>
        <w:pStyle w:val="EndnoteText"/>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rPr>
        <w:t>A chemical species willing to donate a pair of electrons to a metal centre.</w:t>
      </w:r>
    </w:p>
  </w:endnote>
  <w:endnote w:id="9">
    <w:p w14:paraId="51479BE0" w14:textId="77777777" w:rsidR="00977027" w:rsidRPr="009737CE" w:rsidRDefault="00977027" w:rsidP="00A46608">
      <w:pPr>
        <w:pStyle w:val="EndnoteText"/>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rPr>
        <w:t>The sharing of an electron pair between two sigma orbitals.</w:t>
      </w:r>
    </w:p>
  </w:endnote>
  <w:endnote w:id="10">
    <w:p w14:paraId="4333BBDD" w14:textId="77777777" w:rsidR="00977027" w:rsidRPr="009737CE" w:rsidRDefault="00977027" w:rsidP="00A46608">
      <w:pPr>
        <w:pStyle w:val="EndnoteText"/>
        <w:rPr>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rPr>
        <w:t>A chemical species willing to donate a pair of electrons to the pi orbital of a separate species.</w:t>
      </w:r>
    </w:p>
  </w:endnote>
  <w:endnote w:id="11">
    <w:p w14:paraId="32BADECF" w14:textId="77777777" w:rsidR="00977027" w:rsidRPr="00587727" w:rsidRDefault="00977027" w:rsidP="00A46608">
      <w:pPr>
        <w:pStyle w:val="EndnoteText"/>
        <w:rPr>
          <w:rFonts w:ascii="Times New Roman" w:hAnsi="Times New Roman" w:cs="Times New Roman"/>
          <w:i/>
          <w:iCs/>
        </w:rPr>
      </w:pPr>
      <w:r w:rsidRPr="00587727">
        <w:rPr>
          <w:rStyle w:val="EndnoteReference"/>
          <w:rFonts w:ascii="Times New Roman" w:hAnsi="Times New Roman" w:cs="Times New Roman"/>
        </w:rPr>
        <w:endnoteRef/>
      </w:r>
      <w:r w:rsidRPr="00587727">
        <w:rPr>
          <w:rFonts w:ascii="Times New Roman" w:hAnsi="Times New Roman" w:cs="Times New Roman"/>
        </w:rPr>
        <w:t xml:space="preserve"> </w:t>
      </w:r>
      <w:r>
        <w:rPr>
          <w:rFonts w:ascii="Times New Roman" w:hAnsi="Times New Roman" w:cs="Times New Roman"/>
          <w:i/>
          <w:iCs/>
        </w:rPr>
        <w:t>A Substitution chemical reaction involving the nucleophilic attack of an electrophile.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b/>
        <w:bCs/>
      </w:rPr>
      <w:id w:val="-1464332284"/>
      <w:docPartObj>
        <w:docPartGallery w:val="Page Numbers (Bottom of Page)"/>
        <w:docPartUnique/>
      </w:docPartObj>
    </w:sdtPr>
    <w:sdtContent>
      <w:p w14:paraId="0C490E46" w14:textId="6C56ADF7" w:rsidR="00977027" w:rsidRPr="00DE10ED" w:rsidRDefault="00977027">
        <w:pPr>
          <w:pStyle w:val="Footer"/>
          <w:jc w:val="right"/>
          <w:rPr>
            <w:rFonts w:ascii="Times New Roman" w:hAnsi="Times New Roman" w:cs="Times New Roman"/>
            <w:b/>
            <w:bCs/>
          </w:rPr>
        </w:pPr>
        <w:r w:rsidRPr="00DE10ED">
          <w:rPr>
            <w:rFonts w:ascii="Times New Roman" w:hAnsi="Times New Roman" w:cs="Times New Roman"/>
            <w:b/>
            <w:bCs/>
          </w:rPr>
          <w:t xml:space="preserve">Page | </w:t>
        </w:r>
        <w:r w:rsidRPr="00DE10ED">
          <w:rPr>
            <w:rFonts w:ascii="Times New Roman" w:hAnsi="Times New Roman" w:cs="Times New Roman"/>
            <w:b/>
            <w:bCs/>
          </w:rPr>
          <w:fldChar w:fldCharType="begin"/>
        </w:r>
        <w:r w:rsidRPr="00DE10ED">
          <w:rPr>
            <w:rFonts w:ascii="Times New Roman" w:hAnsi="Times New Roman" w:cs="Times New Roman"/>
            <w:b/>
            <w:bCs/>
          </w:rPr>
          <w:instrText xml:space="preserve"> PAGE   \* MERGEFORMAT </w:instrText>
        </w:r>
        <w:r w:rsidRPr="00DE10ED">
          <w:rPr>
            <w:rFonts w:ascii="Times New Roman" w:hAnsi="Times New Roman" w:cs="Times New Roman"/>
            <w:b/>
            <w:bCs/>
          </w:rPr>
          <w:fldChar w:fldCharType="separate"/>
        </w:r>
        <w:r w:rsidRPr="00DE10ED">
          <w:rPr>
            <w:rFonts w:ascii="Times New Roman" w:hAnsi="Times New Roman" w:cs="Times New Roman"/>
            <w:b/>
            <w:bCs/>
            <w:noProof/>
          </w:rPr>
          <w:t>2</w:t>
        </w:r>
        <w:r w:rsidRPr="00DE10ED">
          <w:rPr>
            <w:rFonts w:ascii="Times New Roman" w:hAnsi="Times New Roman" w:cs="Times New Roman"/>
            <w:b/>
            <w:bCs/>
            <w:noProof/>
          </w:rPr>
          <w:fldChar w:fldCharType="end"/>
        </w:r>
        <w:r w:rsidRPr="00DE10ED">
          <w:rPr>
            <w:rFonts w:ascii="Times New Roman" w:hAnsi="Times New Roman" w:cs="Times New Roman"/>
            <w:b/>
            <w:bCs/>
          </w:rP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b/>
        <w:bCs/>
        <w:color w:val="002060"/>
      </w:rPr>
      <w:id w:val="-1537813744"/>
      <w:docPartObj>
        <w:docPartGallery w:val="Page Numbers (Bottom of Page)"/>
        <w:docPartUnique/>
      </w:docPartObj>
    </w:sdtPr>
    <w:sdtContent>
      <w:p w14:paraId="317E493A" w14:textId="77777777" w:rsidR="00977027" w:rsidRPr="00094D30" w:rsidRDefault="00977027" w:rsidP="00977027">
        <w:pPr>
          <w:pStyle w:val="Footer"/>
          <w:jc w:val="right"/>
          <w:rPr>
            <w:rFonts w:ascii="Times New Roman" w:hAnsi="Times New Roman" w:cs="Times New Roman"/>
            <w:b/>
            <w:bCs/>
            <w:color w:val="002060"/>
          </w:rPr>
        </w:pPr>
        <w:r w:rsidRPr="00094D30">
          <w:rPr>
            <w:rFonts w:ascii="Times New Roman" w:hAnsi="Times New Roman" w:cs="Times New Roman"/>
            <w:b/>
            <w:bCs/>
            <w:color w:val="002060"/>
          </w:rPr>
          <w:t xml:space="preserve">Page | </w:t>
        </w:r>
        <w:r w:rsidRPr="00094D30">
          <w:rPr>
            <w:rFonts w:ascii="Times New Roman" w:hAnsi="Times New Roman" w:cs="Times New Roman"/>
            <w:b/>
            <w:bCs/>
            <w:color w:val="002060"/>
          </w:rPr>
          <w:fldChar w:fldCharType="begin"/>
        </w:r>
        <w:r w:rsidRPr="00094D30">
          <w:rPr>
            <w:rFonts w:ascii="Times New Roman" w:hAnsi="Times New Roman" w:cs="Times New Roman"/>
            <w:b/>
            <w:bCs/>
            <w:color w:val="002060"/>
          </w:rPr>
          <w:instrText xml:space="preserve"> PAGE   \* MERGEFORMAT </w:instrText>
        </w:r>
        <w:r w:rsidRPr="00094D30">
          <w:rPr>
            <w:rFonts w:ascii="Times New Roman" w:hAnsi="Times New Roman" w:cs="Times New Roman"/>
            <w:b/>
            <w:bCs/>
            <w:color w:val="002060"/>
          </w:rPr>
          <w:fldChar w:fldCharType="separate"/>
        </w:r>
        <w:r w:rsidRPr="00094D30">
          <w:rPr>
            <w:rFonts w:ascii="Times New Roman" w:hAnsi="Times New Roman" w:cs="Times New Roman"/>
            <w:b/>
            <w:bCs/>
            <w:noProof/>
            <w:color w:val="002060"/>
          </w:rPr>
          <w:t>2</w:t>
        </w:r>
        <w:r w:rsidRPr="00094D30">
          <w:rPr>
            <w:rFonts w:ascii="Times New Roman" w:hAnsi="Times New Roman" w:cs="Times New Roman"/>
            <w:b/>
            <w:bCs/>
            <w:noProof/>
            <w:color w:val="002060"/>
          </w:rPr>
          <w:fldChar w:fldCharType="end"/>
        </w:r>
        <w:r w:rsidRPr="00094D30">
          <w:rPr>
            <w:rFonts w:ascii="Times New Roman" w:hAnsi="Times New Roman" w:cs="Times New Roman"/>
            <w:b/>
            <w:bCs/>
            <w:color w:val="002060"/>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b/>
        <w:bCs/>
        <w:color w:val="002060"/>
      </w:rPr>
      <w:id w:val="-649135621"/>
      <w:docPartObj>
        <w:docPartGallery w:val="Page Numbers (Bottom of Page)"/>
        <w:docPartUnique/>
      </w:docPartObj>
    </w:sdtPr>
    <w:sdtContent>
      <w:p w14:paraId="318448A4" w14:textId="77777777" w:rsidR="00977027" w:rsidRPr="00094D30" w:rsidRDefault="00977027" w:rsidP="00977027">
        <w:pPr>
          <w:pStyle w:val="Footer"/>
          <w:jc w:val="right"/>
          <w:rPr>
            <w:rFonts w:ascii="Times New Roman" w:hAnsi="Times New Roman" w:cs="Times New Roman"/>
            <w:b/>
            <w:bCs/>
            <w:color w:val="002060"/>
          </w:rPr>
        </w:pPr>
        <w:r w:rsidRPr="00094D30">
          <w:rPr>
            <w:rFonts w:ascii="Times New Roman" w:hAnsi="Times New Roman" w:cs="Times New Roman"/>
            <w:b/>
            <w:bCs/>
            <w:color w:val="002060"/>
          </w:rPr>
          <w:t xml:space="preserve">Page | </w:t>
        </w:r>
        <w:r w:rsidRPr="00094D30">
          <w:rPr>
            <w:rFonts w:ascii="Times New Roman" w:hAnsi="Times New Roman" w:cs="Times New Roman"/>
            <w:b/>
            <w:bCs/>
            <w:color w:val="002060"/>
          </w:rPr>
          <w:fldChar w:fldCharType="begin"/>
        </w:r>
        <w:r w:rsidRPr="00094D30">
          <w:rPr>
            <w:rFonts w:ascii="Times New Roman" w:hAnsi="Times New Roman" w:cs="Times New Roman"/>
            <w:b/>
            <w:bCs/>
            <w:color w:val="002060"/>
          </w:rPr>
          <w:instrText xml:space="preserve"> PAGE   \* MERGEFORMAT </w:instrText>
        </w:r>
        <w:r w:rsidRPr="00094D30">
          <w:rPr>
            <w:rFonts w:ascii="Times New Roman" w:hAnsi="Times New Roman" w:cs="Times New Roman"/>
            <w:b/>
            <w:bCs/>
            <w:color w:val="002060"/>
          </w:rPr>
          <w:fldChar w:fldCharType="separate"/>
        </w:r>
        <w:r w:rsidRPr="00094D30">
          <w:rPr>
            <w:rFonts w:ascii="Times New Roman" w:hAnsi="Times New Roman" w:cs="Times New Roman"/>
            <w:b/>
            <w:bCs/>
            <w:noProof/>
            <w:color w:val="002060"/>
          </w:rPr>
          <w:t>2</w:t>
        </w:r>
        <w:r w:rsidRPr="00094D30">
          <w:rPr>
            <w:rFonts w:ascii="Times New Roman" w:hAnsi="Times New Roman" w:cs="Times New Roman"/>
            <w:b/>
            <w:bCs/>
            <w:noProof/>
            <w:color w:val="002060"/>
          </w:rPr>
          <w:fldChar w:fldCharType="end"/>
        </w:r>
        <w:r w:rsidRPr="00094D30">
          <w:rPr>
            <w:rFonts w:ascii="Times New Roman" w:hAnsi="Times New Roman" w:cs="Times New Roman"/>
            <w:b/>
            <w:bCs/>
            <w:color w:val="002060"/>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AF40F2" w14:textId="77777777" w:rsidR="00086E22" w:rsidRDefault="00086E22" w:rsidP="00DE10ED">
      <w:pPr>
        <w:spacing w:after="0" w:line="240" w:lineRule="auto"/>
      </w:pPr>
      <w:r>
        <w:separator/>
      </w:r>
    </w:p>
  </w:footnote>
  <w:footnote w:type="continuationSeparator" w:id="0">
    <w:p w14:paraId="0A681AF7" w14:textId="77777777" w:rsidR="00086E22" w:rsidRDefault="00086E22" w:rsidP="00DE10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0AD48" w14:textId="71C3979E" w:rsidR="00977027" w:rsidRDefault="00977027">
    <w:pPr>
      <w:pStyle w:val="Header"/>
      <w:rPr>
        <w:rFonts w:ascii="Times New Roman" w:hAnsi="Times New Roman" w:cs="Times New Roman"/>
        <w:b/>
        <w:bCs/>
      </w:rPr>
    </w:pPr>
    <w:r>
      <w:rPr>
        <w:rFonts w:ascii="Times New Roman" w:hAnsi="Times New Roman" w:cs="Times New Roman"/>
        <w:b/>
        <w:bCs/>
      </w:rPr>
      <w:t>PHY3PRJ</w:t>
    </w:r>
  </w:p>
  <w:p w14:paraId="4ABE52DD" w14:textId="32EB5149" w:rsidR="00977027" w:rsidRPr="00DE10ED" w:rsidRDefault="00977027">
    <w:pPr>
      <w:pStyle w:val="Header"/>
      <w:rPr>
        <w:rFonts w:ascii="Times New Roman" w:hAnsi="Times New Roman" w:cs="Times New Roman"/>
        <w:b/>
        <w:bCs/>
      </w:rPr>
    </w:pPr>
    <w:r>
      <w:rPr>
        <w:rFonts w:ascii="Times New Roman" w:hAnsi="Times New Roman" w:cs="Times New Roman"/>
        <w:b/>
        <w:bCs/>
      </w:rPr>
      <w:t>La Trobe University.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276A7" w14:textId="77777777" w:rsidR="00977027" w:rsidRPr="00094D30" w:rsidRDefault="00977027">
    <w:pPr>
      <w:pStyle w:val="Header"/>
      <w:rPr>
        <w:rFonts w:ascii="Times New Roman" w:hAnsi="Times New Roman" w:cs="Times New Roman"/>
        <w:b/>
        <w:bCs/>
        <w:color w:val="002060"/>
      </w:rPr>
    </w:pPr>
    <w:r w:rsidRPr="00094D30">
      <w:rPr>
        <w:rFonts w:ascii="Times New Roman" w:hAnsi="Times New Roman" w:cs="Times New Roman"/>
        <w:b/>
        <w:bCs/>
        <w:color w:val="002060"/>
      </w:rPr>
      <w:t>PHY3PRJ</w:t>
    </w:r>
  </w:p>
  <w:p w14:paraId="678EBB22" w14:textId="77777777" w:rsidR="00977027" w:rsidRPr="00094D30" w:rsidRDefault="00977027">
    <w:pPr>
      <w:pStyle w:val="Header"/>
      <w:rPr>
        <w:rFonts w:ascii="Times New Roman" w:hAnsi="Times New Roman" w:cs="Times New Roman"/>
        <w:b/>
        <w:bCs/>
        <w:color w:val="002060"/>
      </w:rPr>
    </w:pPr>
    <w:r w:rsidRPr="00094D30">
      <w:rPr>
        <w:rFonts w:ascii="Times New Roman" w:hAnsi="Times New Roman" w:cs="Times New Roman"/>
        <w:b/>
        <w:bCs/>
        <w:color w:val="002060"/>
      </w:rPr>
      <w:t>La Trobe University.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D3367" w14:textId="77777777" w:rsidR="00977027" w:rsidRPr="00094D30" w:rsidRDefault="00977027">
    <w:pPr>
      <w:pStyle w:val="Header"/>
      <w:rPr>
        <w:rFonts w:ascii="Times New Roman" w:hAnsi="Times New Roman" w:cs="Times New Roman"/>
        <w:b/>
        <w:bCs/>
        <w:color w:val="002060"/>
      </w:rPr>
    </w:pPr>
    <w:r w:rsidRPr="00094D30">
      <w:rPr>
        <w:rFonts w:ascii="Times New Roman" w:hAnsi="Times New Roman" w:cs="Times New Roman"/>
        <w:b/>
        <w:bCs/>
        <w:color w:val="002060"/>
      </w:rPr>
      <w:t>PHY3PRJ</w:t>
    </w:r>
  </w:p>
  <w:p w14:paraId="76D9AB64" w14:textId="77777777" w:rsidR="00977027" w:rsidRPr="00094D30" w:rsidRDefault="00977027">
    <w:pPr>
      <w:pStyle w:val="Header"/>
      <w:rPr>
        <w:rFonts w:ascii="Times New Roman" w:hAnsi="Times New Roman" w:cs="Times New Roman"/>
        <w:b/>
        <w:bCs/>
        <w:color w:val="002060"/>
      </w:rPr>
    </w:pPr>
    <w:r w:rsidRPr="00094D30">
      <w:rPr>
        <w:rFonts w:ascii="Times New Roman" w:hAnsi="Times New Roman" w:cs="Times New Roman"/>
        <w:b/>
        <w:bCs/>
        <w:color w:val="002060"/>
      </w:rPr>
      <w:t>La Trobe University.</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Hoxley">
    <w15:presenceInfo w15:providerId="AD" w15:userId="S-1-5-21-839522115-2147074499-499215656-422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0ED"/>
    <w:rsid w:val="00080BF6"/>
    <w:rsid w:val="00086E22"/>
    <w:rsid w:val="00147C33"/>
    <w:rsid w:val="0027761D"/>
    <w:rsid w:val="002A46D8"/>
    <w:rsid w:val="002B3ED0"/>
    <w:rsid w:val="002F4673"/>
    <w:rsid w:val="00387594"/>
    <w:rsid w:val="0046744C"/>
    <w:rsid w:val="0049795B"/>
    <w:rsid w:val="005B34DB"/>
    <w:rsid w:val="00737F8C"/>
    <w:rsid w:val="007B5BB6"/>
    <w:rsid w:val="00823350"/>
    <w:rsid w:val="00930D66"/>
    <w:rsid w:val="0096289E"/>
    <w:rsid w:val="00977027"/>
    <w:rsid w:val="00981DF8"/>
    <w:rsid w:val="009A59FF"/>
    <w:rsid w:val="009C0241"/>
    <w:rsid w:val="009D708F"/>
    <w:rsid w:val="009F18BC"/>
    <w:rsid w:val="00A0416B"/>
    <w:rsid w:val="00A46608"/>
    <w:rsid w:val="00A56CAA"/>
    <w:rsid w:val="00B17412"/>
    <w:rsid w:val="00B775E2"/>
    <w:rsid w:val="00BE47DE"/>
    <w:rsid w:val="00C25E5E"/>
    <w:rsid w:val="00C27CD4"/>
    <w:rsid w:val="00C56FA0"/>
    <w:rsid w:val="00C802F0"/>
    <w:rsid w:val="00C94BDF"/>
    <w:rsid w:val="00CE51BB"/>
    <w:rsid w:val="00D95BA4"/>
    <w:rsid w:val="00DB7768"/>
    <w:rsid w:val="00DE10ED"/>
    <w:rsid w:val="00F01C7A"/>
    <w:rsid w:val="00FF378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B955B"/>
  <w15:chartTrackingRefBased/>
  <w15:docId w15:val="{A423FD22-2D1D-4F13-9130-AD3D84A76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AU" w:eastAsia="ja-JP"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0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E10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10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10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10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10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10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10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10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0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E10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10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10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10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10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10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10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10ED"/>
    <w:rPr>
      <w:rFonts w:eastAsiaTheme="majorEastAsia" w:cstheme="majorBidi"/>
      <w:color w:val="272727" w:themeColor="text1" w:themeTint="D8"/>
    </w:rPr>
  </w:style>
  <w:style w:type="paragraph" w:styleId="Title">
    <w:name w:val="Title"/>
    <w:basedOn w:val="Normal"/>
    <w:next w:val="Normal"/>
    <w:link w:val="TitleChar"/>
    <w:uiPriority w:val="10"/>
    <w:qFormat/>
    <w:rsid w:val="00DE10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0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10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10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10ED"/>
    <w:pPr>
      <w:spacing w:before="160"/>
      <w:jc w:val="center"/>
    </w:pPr>
    <w:rPr>
      <w:i/>
      <w:iCs/>
      <w:color w:val="404040" w:themeColor="text1" w:themeTint="BF"/>
    </w:rPr>
  </w:style>
  <w:style w:type="character" w:customStyle="1" w:styleId="QuoteChar">
    <w:name w:val="Quote Char"/>
    <w:basedOn w:val="DefaultParagraphFont"/>
    <w:link w:val="Quote"/>
    <w:uiPriority w:val="29"/>
    <w:rsid w:val="00DE10ED"/>
    <w:rPr>
      <w:i/>
      <w:iCs/>
      <w:color w:val="404040" w:themeColor="text1" w:themeTint="BF"/>
    </w:rPr>
  </w:style>
  <w:style w:type="paragraph" w:styleId="ListParagraph">
    <w:name w:val="List Paragraph"/>
    <w:basedOn w:val="Normal"/>
    <w:uiPriority w:val="34"/>
    <w:qFormat/>
    <w:rsid w:val="00DE10ED"/>
    <w:pPr>
      <w:ind w:left="720"/>
      <w:contextualSpacing/>
    </w:pPr>
  </w:style>
  <w:style w:type="character" w:styleId="IntenseEmphasis">
    <w:name w:val="Intense Emphasis"/>
    <w:basedOn w:val="DefaultParagraphFont"/>
    <w:uiPriority w:val="21"/>
    <w:qFormat/>
    <w:rsid w:val="00DE10ED"/>
    <w:rPr>
      <w:i/>
      <w:iCs/>
      <w:color w:val="2F5496" w:themeColor="accent1" w:themeShade="BF"/>
    </w:rPr>
  </w:style>
  <w:style w:type="paragraph" w:styleId="IntenseQuote">
    <w:name w:val="Intense Quote"/>
    <w:basedOn w:val="Normal"/>
    <w:next w:val="Normal"/>
    <w:link w:val="IntenseQuoteChar"/>
    <w:uiPriority w:val="30"/>
    <w:qFormat/>
    <w:rsid w:val="00DE10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10ED"/>
    <w:rPr>
      <w:i/>
      <w:iCs/>
      <w:color w:val="2F5496" w:themeColor="accent1" w:themeShade="BF"/>
    </w:rPr>
  </w:style>
  <w:style w:type="character" w:styleId="IntenseReference">
    <w:name w:val="Intense Reference"/>
    <w:basedOn w:val="DefaultParagraphFont"/>
    <w:uiPriority w:val="32"/>
    <w:qFormat/>
    <w:rsid w:val="00DE10ED"/>
    <w:rPr>
      <w:b/>
      <w:bCs/>
      <w:smallCaps/>
      <w:color w:val="2F5496" w:themeColor="accent1" w:themeShade="BF"/>
      <w:spacing w:val="5"/>
    </w:rPr>
  </w:style>
  <w:style w:type="paragraph" w:styleId="Header">
    <w:name w:val="header"/>
    <w:basedOn w:val="Normal"/>
    <w:link w:val="HeaderChar"/>
    <w:uiPriority w:val="99"/>
    <w:unhideWhenUsed/>
    <w:rsid w:val="00DE10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10ED"/>
  </w:style>
  <w:style w:type="paragraph" w:styleId="Footer">
    <w:name w:val="footer"/>
    <w:basedOn w:val="Normal"/>
    <w:link w:val="FooterChar"/>
    <w:uiPriority w:val="99"/>
    <w:unhideWhenUsed/>
    <w:rsid w:val="00DE10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10ED"/>
  </w:style>
  <w:style w:type="paragraph" w:customStyle="1" w:styleId="JBHeading">
    <w:name w:val="JB Heading"/>
    <w:basedOn w:val="Heading1"/>
    <w:next w:val="JBText"/>
    <w:link w:val="JBHeadingChar"/>
    <w:qFormat/>
    <w:rsid w:val="00FF3783"/>
    <w:pPr>
      <w:jc w:val="center"/>
    </w:pPr>
    <w:rPr>
      <w:rFonts w:ascii="Times New Roman" w:hAnsi="Times New Roman"/>
      <w:b/>
      <w:color w:val="002060"/>
      <w:sz w:val="32"/>
    </w:rPr>
  </w:style>
  <w:style w:type="paragraph" w:customStyle="1" w:styleId="JBText">
    <w:name w:val="JB Text"/>
    <w:basedOn w:val="Normal"/>
    <w:link w:val="JBTextChar"/>
    <w:qFormat/>
    <w:rsid w:val="00A46608"/>
    <w:pPr>
      <w:jc w:val="both"/>
    </w:pPr>
    <w:rPr>
      <w:rFonts w:ascii="Times New Roman" w:hAnsi="Times New Roman"/>
      <w:color w:val="222A35" w:themeColor="text2" w:themeShade="80"/>
    </w:rPr>
  </w:style>
  <w:style w:type="character" w:customStyle="1" w:styleId="JBHeadingChar">
    <w:name w:val="JB Heading Char"/>
    <w:basedOn w:val="DefaultParagraphFont"/>
    <w:link w:val="JBHeading"/>
    <w:rsid w:val="00FF3783"/>
    <w:rPr>
      <w:rFonts w:ascii="Times New Roman" w:eastAsiaTheme="majorEastAsia" w:hAnsi="Times New Roman" w:cstheme="majorBidi"/>
      <w:b/>
      <w:color w:val="002060"/>
      <w:sz w:val="32"/>
      <w:szCs w:val="40"/>
    </w:rPr>
  </w:style>
  <w:style w:type="character" w:customStyle="1" w:styleId="JBTextChar">
    <w:name w:val="JB Text Char"/>
    <w:basedOn w:val="JBHeadingChar"/>
    <w:link w:val="JBText"/>
    <w:rsid w:val="00A46608"/>
    <w:rPr>
      <w:rFonts w:ascii="Times New Roman" w:eastAsiaTheme="majorEastAsia" w:hAnsi="Times New Roman" w:cstheme="majorBidi"/>
      <w:b w:val="0"/>
      <w:color w:val="222A35" w:themeColor="text2" w:themeShade="80"/>
      <w:sz w:val="32"/>
      <w:szCs w:val="40"/>
    </w:rPr>
  </w:style>
  <w:style w:type="paragraph" w:customStyle="1" w:styleId="JBSubtitle">
    <w:name w:val="JB Subtitle"/>
    <w:basedOn w:val="Subtitle"/>
    <w:next w:val="JBText"/>
    <w:link w:val="JBSubtitleChar"/>
    <w:qFormat/>
    <w:rsid w:val="00FF3783"/>
    <w:pPr>
      <w:jc w:val="center"/>
    </w:pPr>
    <w:rPr>
      <w:rFonts w:ascii="Times New Roman" w:hAnsi="Times New Roman"/>
      <w:b/>
      <w:i/>
      <w:color w:val="767171" w:themeColor="background2" w:themeShade="80"/>
      <w:sz w:val="22"/>
    </w:rPr>
  </w:style>
  <w:style w:type="character" w:customStyle="1" w:styleId="JBSubtitleChar">
    <w:name w:val="JB Subtitle Char"/>
    <w:basedOn w:val="JBHeadingChar"/>
    <w:link w:val="JBSubtitle"/>
    <w:rsid w:val="00FF3783"/>
    <w:rPr>
      <w:rFonts w:ascii="Times New Roman" w:eastAsiaTheme="majorEastAsia" w:hAnsi="Times New Roman" w:cstheme="majorBidi"/>
      <w:b/>
      <w:i/>
      <w:color w:val="767171" w:themeColor="background2" w:themeShade="80"/>
      <w:spacing w:val="15"/>
      <w:sz w:val="32"/>
      <w:szCs w:val="28"/>
    </w:rPr>
  </w:style>
  <w:style w:type="paragraph" w:styleId="TOCHeading">
    <w:name w:val="TOC Heading"/>
    <w:basedOn w:val="Heading1"/>
    <w:next w:val="Normal"/>
    <w:uiPriority w:val="39"/>
    <w:unhideWhenUsed/>
    <w:qFormat/>
    <w:rsid w:val="00FF3783"/>
    <w:pPr>
      <w:spacing w:before="240" w:after="0"/>
      <w:outlineLvl w:val="9"/>
    </w:pPr>
    <w:rPr>
      <w:kern w:val="0"/>
      <w:sz w:val="32"/>
      <w:szCs w:val="32"/>
      <w:lang w:val="en-US" w:eastAsia="en-US"/>
      <w14:ligatures w14:val="none"/>
    </w:rPr>
  </w:style>
  <w:style w:type="paragraph" w:customStyle="1" w:styleId="Style1">
    <w:name w:val="Style1"/>
    <w:basedOn w:val="JBHeading"/>
    <w:next w:val="Heading2"/>
    <w:qFormat/>
    <w:rsid w:val="00FF3783"/>
  </w:style>
  <w:style w:type="paragraph" w:styleId="TOC2">
    <w:name w:val="toc 2"/>
    <w:basedOn w:val="Normal"/>
    <w:next w:val="Normal"/>
    <w:autoRedefine/>
    <w:uiPriority w:val="39"/>
    <w:unhideWhenUsed/>
    <w:rsid w:val="00FF3783"/>
    <w:pPr>
      <w:spacing w:after="100"/>
      <w:ind w:left="220"/>
    </w:pPr>
  </w:style>
  <w:style w:type="character" w:styleId="Hyperlink">
    <w:name w:val="Hyperlink"/>
    <w:basedOn w:val="DefaultParagraphFont"/>
    <w:uiPriority w:val="99"/>
    <w:unhideWhenUsed/>
    <w:rsid w:val="00FF3783"/>
    <w:rPr>
      <w:color w:val="0563C1" w:themeColor="hyperlink"/>
      <w:u w:val="single"/>
    </w:rPr>
  </w:style>
  <w:style w:type="paragraph" w:styleId="TOC1">
    <w:name w:val="toc 1"/>
    <w:basedOn w:val="Normal"/>
    <w:next w:val="Normal"/>
    <w:autoRedefine/>
    <w:uiPriority w:val="39"/>
    <w:unhideWhenUsed/>
    <w:rsid w:val="00A0416B"/>
    <w:pPr>
      <w:spacing w:after="100"/>
    </w:pPr>
    <w:rPr>
      <w:rFonts w:cs="Times New Roman"/>
      <w:kern w:val="0"/>
      <w:lang w:val="en-US" w:eastAsia="en-US"/>
      <w14:ligatures w14:val="none"/>
    </w:rPr>
  </w:style>
  <w:style w:type="paragraph" w:styleId="TOC3">
    <w:name w:val="toc 3"/>
    <w:basedOn w:val="Normal"/>
    <w:next w:val="Normal"/>
    <w:autoRedefine/>
    <w:uiPriority w:val="39"/>
    <w:unhideWhenUsed/>
    <w:rsid w:val="00FF3783"/>
    <w:pPr>
      <w:spacing w:after="100"/>
      <w:ind w:left="440"/>
    </w:pPr>
    <w:rPr>
      <w:rFonts w:cs="Times New Roman"/>
      <w:kern w:val="0"/>
      <w:lang w:val="en-US" w:eastAsia="en-US"/>
      <w14:ligatures w14:val="none"/>
    </w:rPr>
  </w:style>
  <w:style w:type="paragraph" w:customStyle="1" w:styleId="JBTitle">
    <w:name w:val="JB Title"/>
    <w:basedOn w:val="Title"/>
    <w:next w:val="JBSubtitle"/>
    <w:link w:val="JBTitleChar"/>
    <w:qFormat/>
    <w:rsid w:val="00A0416B"/>
    <w:pPr>
      <w:jc w:val="center"/>
    </w:pPr>
    <w:rPr>
      <w:rFonts w:ascii="Times New Roman" w:hAnsi="Times New Roman"/>
      <w:b/>
      <w:color w:val="002060"/>
      <w:sz w:val="40"/>
    </w:rPr>
  </w:style>
  <w:style w:type="character" w:customStyle="1" w:styleId="JBTitleChar">
    <w:name w:val="JB Title Char"/>
    <w:basedOn w:val="TitleChar"/>
    <w:link w:val="JBTitle"/>
    <w:rsid w:val="00A0416B"/>
    <w:rPr>
      <w:rFonts w:ascii="Times New Roman" w:eastAsiaTheme="majorEastAsia" w:hAnsi="Times New Roman" w:cstheme="majorBidi"/>
      <w:b/>
      <w:color w:val="002060"/>
      <w:spacing w:val="-10"/>
      <w:kern w:val="28"/>
      <w:sz w:val="40"/>
      <w:szCs w:val="56"/>
    </w:rPr>
  </w:style>
  <w:style w:type="paragraph" w:styleId="FootnoteText">
    <w:name w:val="footnote text"/>
    <w:basedOn w:val="Normal"/>
    <w:link w:val="FootnoteTextChar"/>
    <w:uiPriority w:val="99"/>
    <w:unhideWhenUsed/>
    <w:rsid w:val="002B3ED0"/>
    <w:pPr>
      <w:spacing w:after="0" w:line="240" w:lineRule="auto"/>
    </w:pPr>
    <w:rPr>
      <w:sz w:val="20"/>
      <w:szCs w:val="20"/>
    </w:rPr>
  </w:style>
  <w:style w:type="character" w:customStyle="1" w:styleId="FootnoteTextChar">
    <w:name w:val="Footnote Text Char"/>
    <w:basedOn w:val="DefaultParagraphFont"/>
    <w:link w:val="FootnoteText"/>
    <w:uiPriority w:val="99"/>
    <w:rsid w:val="002B3ED0"/>
    <w:rPr>
      <w:sz w:val="20"/>
      <w:szCs w:val="20"/>
    </w:rPr>
  </w:style>
  <w:style w:type="character" w:styleId="FootnoteReference">
    <w:name w:val="footnote reference"/>
    <w:basedOn w:val="DefaultParagraphFont"/>
    <w:uiPriority w:val="99"/>
    <w:semiHidden/>
    <w:unhideWhenUsed/>
    <w:rsid w:val="002B3ED0"/>
    <w:rPr>
      <w:vertAlign w:val="superscript"/>
    </w:rPr>
  </w:style>
  <w:style w:type="paragraph" w:styleId="Caption">
    <w:name w:val="caption"/>
    <w:basedOn w:val="Normal"/>
    <w:next w:val="Normal"/>
    <w:uiPriority w:val="35"/>
    <w:unhideWhenUsed/>
    <w:qFormat/>
    <w:rsid w:val="002B3ED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B3ED0"/>
    <w:rPr>
      <w:color w:val="605E5C"/>
      <w:shd w:val="clear" w:color="auto" w:fill="E1DFDD"/>
    </w:rPr>
  </w:style>
  <w:style w:type="character" w:styleId="PlaceholderText">
    <w:name w:val="Placeholder Text"/>
    <w:basedOn w:val="DefaultParagraphFont"/>
    <w:uiPriority w:val="99"/>
    <w:semiHidden/>
    <w:rsid w:val="002B3ED0"/>
    <w:rPr>
      <w:color w:val="666666"/>
    </w:rPr>
  </w:style>
  <w:style w:type="table" w:styleId="TableGrid">
    <w:name w:val="Table Grid"/>
    <w:basedOn w:val="TableNormal"/>
    <w:uiPriority w:val="39"/>
    <w:rsid w:val="002B3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B3E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B3ED0"/>
    <w:rPr>
      <w:sz w:val="20"/>
      <w:szCs w:val="20"/>
    </w:rPr>
  </w:style>
  <w:style w:type="character" w:styleId="EndnoteReference">
    <w:name w:val="endnote reference"/>
    <w:basedOn w:val="DefaultParagraphFont"/>
    <w:uiPriority w:val="99"/>
    <w:semiHidden/>
    <w:unhideWhenUsed/>
    <w:rsid w:val="002B3ED0"/>
    <w:rPr>
      <w:vertAlign w:val="superscript"/>
    </w:rPr>
  </w:style>
  <w:style w:type="paragraph" w:styleId="BalloonText">
    <w:name w:val="Balloon Text"/>
    <w:basedOn w:val="Normal"/>
    <w:link w:val="BalloonTextChar"/>
    <w:uiPriority w:val="99"/>
    <w:semiHidden/>
    <w:unhideWhenUsed/>
    <w:rsid w:val="009C0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241"/>
    <w:rPr>
      <w:rFonts w:ascii="Segoe UI" w:hAnsi="Segoe UI" w:cs="Segoe UI"/>
      <w:sz w:val="18"/>
      <w:szCs w:val="18"/>
    </w:rPr>
  </w:style>
  <w:style w:type="character" w:styleId="CommentReference">
    <w:name w:val="annotation reference"/>
    <w:basedOn w:val="DefaultParagraphFont"/>
    <w:uiPriority w:val="99"/>
    <w:semiHidden/>
    <w:unhideWhenUsed/>
    <w:rsid w:val="009C0241"/>
    <w:rPr>
      <w:sz w:val="16"/>
      <w:szCs w:val="16"/>
    </w:rPr>
  </w:style>
  <w:style w:type="paragraph" w:styleId="CommentText">
    <w:name w:val="annotation text"/>
    <w:basedOn w:val="Normal"/>
    <w:link w:val="CommentTextChar"/>
    <w:uiPriority w:val="99"/>
    <w:semiHidden/>
    <w:unhideWhenUsed/>
    <w:rsid w:val="009C0241"/>
    <w:pPr>
      <w:spacing w:line="240" w:lineRule="auto"/>
    </w:pPr>
    <w:rPr>
      <w:sz w:val="20"/>
      <w:szCs w:val="20"/>
    </w:rPr>
  </w:style>
  <w:style w:type="character" w:customStyle="1" w:styleId="CommentTextChar">
    <w:name w:val="Comment Text Char"/>
    <w:basedOn w:val="DefaultParagraphFont"/>
    <w:link w:val="CommentText"/>
    <w:uiPriority w:val="99"/>
    <w:semiHidden/>
    <w:rsid w:val="009C0241"/>
    <w:rPr>
      <w:sz w:val="20"/>
      <w:szCs w:val="20"/>
    </w:rPr>
  </w:style>
  <w:style w:type="paragraph" w:styleId="CommentSubject">
    <w:name w:val="annotation subject"/>
    <w:basedOn w:val="CommentText"/>
    <w:next w:val="CommentText"/>
    <w:link w:val="CommentSubjectChar"/>
    <w:uiPriority w:val="99"/>
    <w:semiHidden/>
    <w:unhideWhenUsed/>
    <w:rsid w:val="009C0241"/>
    <w:rPr>
      <w:b/>
      <w:bCs/>
    </w:rPr>
  </w:style>
  <w:style w:type="character" w:customStyle="1" w:styleId="CommentSubjectChar">
    <w:name w:val="Comment Subject Char"/>
    <w:basedOn w:val="CommentTextChar"/>
    <w:link w:val="CommentSubject"/>
    <w:uiPriority w:val="99"/>
    <w:semiHidden/>
    <w:rsid w:val="009C02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oter" Target="footer2.xml"/><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image" Target="media/image25.png"/><Relationship Id="rId46"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inter.group.shef.ac.uk/orbitron/atomic_orbitals/2p/index.html"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winter.group.shef.ac.uk/orbitron/atomic_orbitals/1s/index.html" TargetMode="External"/><Relationship Id="rId48" Type="http://schemas.microsoft.com/office/2011/relationships/people" Target="peop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4393C-82F8-472C-AD95-61637FADF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18</Pages>
  <Words>2690</Words>
  <Characters>15338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JAYSON BAKER</dc:creator>
  <cp:keywords/>
  <dc:description/>
  <cp:lastModifiedBy>David Hoxley</cp:lastModifiedBy>
  <cp:revision>8</cp:revision>
  <dcterms:created xsi:type="dcterms:W3CDTF">2025-09-19T04:35:00Z</dcterms:created>
  <dcterms:modified xsi:type="dcterms:W3CDTF">2025-09-19T05:30:00Z</dcterms:modified>
</cp:coreProperties>
</file>